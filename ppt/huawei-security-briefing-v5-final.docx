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w14="http://schemas.microsoft.com/office/word/2010/wordml" xmlns:pic="http://schemas.openxmlformats.org/drawingml/2006/picture" xmlns:a="http://schemas.openxmlformats.org/drawingml/2006/main" xmlns:mc="http://schemas.openxmlformats.org/markup-compatibility/2006" mc:Ignorable="w14">
  <w:body>
    <w:p w14:paraId="18CDD942">
      <w:pPr>
        <w:pStyle w:val="000044"/>
        <w:jc w:val="center"/>
      </w:pPr>
      <w:r>
        <w:rPr>
          <w:rFonts w:hint="eastAsia"/>
        </w:rPr>
        <w:t>面向华为管理层的安全交流讲稿（v5）</w:t>
      </w:r>
    </w:p>
    <w:p w14:paraId="795ACE97">
      <w:pPr>
        <w:pStyle w:val="0000ad"/>
      </w:pPr>
      <w:r>
        <w:rPr>
          <w:rFonts w:hint="eastAsia" w:ascii="微软雅黑" w:hAnsi="微软雅黑" w:eastAsia="微软雅黑"/>
          <w:b w:val="1"/>
        </w:rPr>
        <w:t>演讲人</w:t>
      </w:r>
      <w:r>
        <w:rPr>
          <w:rFonts w:hint="eastAsia" w:ascii="微软雅黑" w:hAnsi="微软雅黑" w:eastAsia="微软雅黑"/>
          <w:b w:val="0"/>
        </w:rPr>
        <w:t>：上海地铁维保通号分公司，分管通信专业</w:t>
      </w:r>
    </w:p>
    <w:p w14:paraId="0C5019BD">
      <w:pPr>
        <w:pStyle w:val="0000ad"/>
      </w:pPr>
      <w:r>
        <w:rPr>
          <w:rFonts w:hint="eastAsia" w:ascii="微软雅黑" w:hAnsi="微软雅黑" w:eastAsia="微软雅黑"/>
          <w:b w:val="1"/>
        </w:rPr>
        <w:t>时长</w:t>
      </w:r>
      <w:r>
        <w:rPr>
          <w:rFonts w:hint="eastAsia" w:ascii="微软雅黑" w:hAnsi="微软雅黑" w:eastAsia="微软雅黑"/>
          <w:b w:val="0"/>
        </w:rPr>
        <w:t>：12-14 分钟</w:t>
      </w:r>
    </w:p>
    <w:p w14:paraId="3873542E">
      <w:pPr>
        <w:pStyle w:val="0000ad"/>
      </w:pPr>
      <w:r>
        <w:rPr>
          <w:rFonts w:hint="eastAsia" w:ascii="微软雅黑" w:hAnsi="微软雅黑" w:eastAsia="微软雅黑"/>
          <w:b w:val="1"/>
        </w:rPr>
        <w:t>听众</w:t>
      </w:r>
      <w:r>
        <w:rPr>
          <w:rFonts w:hint="eastAsia" w:ascii="微软雅黑" w:hAnsi="微软雅黑" w:eastAsia="微软雅黑"/>
          <w:b w:val="0"/>
        </w:rPr>
        <w:t>：华为管理层及工程师</w:t>
      </w:r>
    </w:p>
    <w:p w14:paraId="22DA69FE">
      <w:pPr>
        <w:pStyle w:val="00001b"/>
      </w:pPr>
      <w:r>
        <w:rPr>
          <w:rFonts w:hint="eastAsia"/>
        </w:rPr>
        <w:t>开场：上海地铁运营安全，为什么分量这么重（1.5 分钟）</w:t>
      </w:r>
    </w:p>
    <w:p w14:paraId="04A6438C">
      <w:pPr>
        <w:ind w:firstLine="0"/>
      </w:pPr>
      <w:r>
        <w:rPr>
          <w:rFonts w:hint="eastAsia" w:ascii="微软雅黑" w:hAnsi="微软雅黑" w:eastAsia="微软雅黑"/>
          <w:b w:val="0"/>
        </w:rPr>
        <w:t>各位华为的朋友，各位领导、各位专家，大家好。</w:t>
      </w:r>
    </w:p>
    <w:p w14:paraId="2E33880B">
      <w:pPr>
        <w:ind w:firstLine="0"/>
        <w:rPr>
          <w:del w:id="0" w:author="yuanzhiqian" w:date="2026-09-10T09:22:45Z"/>
        </w:rPr>
      </w:pPr>
      <w:r>
        <w:rPr>
          <w:rFonts w:hint="eastAsia" w:ascii="微软雅黑" w:hAnsi="微软雅黑" w:eastAsia="微软雅黑"/>
          <w:b w:val="0"/>
        </w:rPr>
        <w:t>我是上海地铁维保通号分公司的，分管通信专业——技防、无线这一块。今天</w:t>
      </w:r>
      <w:ins w:id="1" w:author="yuanzhiqian" w:date="2026-09-10T09:17:41Z">
        <w:r>
          <w:rPr>
            <w:rFonts w:hint="eastAsia"/>
            <w:b w:val="0"/>
            <w:lang w:val="en-US" w:eastAsia="zh-CN"/>
          </w:rPr>
          <w:t>今天</w:t>
        </w:r>
      </w:ins>
      <w:ins w:id="2" w:author="yuanzhiqian" w:date="2026-09-10T09:17:42Z">
        <w:r>
          <w:rPr>
            <w:rFonts w:hint="eastAsia"/>
            <w:b w:val="0"/>
            <w:lang w:val="en-US" w:eastAsia="zh-CN"/>
          </w:rPr>
          <w:t>是</w:t>
        </w:r>
      </w:ins>
      <w:ins w:id="3" w:author="yuanzhiqian" w:date="2026-09-10T09:17:43Z">
        <w:r>
          <w:rPr>
            <w:rFonts w:hint="eastAsia"/>
            <w:b w:val="0"/>
            <w:lang w:val="en-US" w:eastAsia="zh-CN"/>
          </w:rPr>
          <w:t>我们</w:t>
        </w:r>
      </w:ins>
      <w:ins w:id="4" w:author="yuanzhiqian" w:date="2026-09-10T09:17:44Z">
        <w:r>
          <w:rPr>
            <w:rFonts w:hint="eastAsia"/>
            <w:b w:val="0"/>
            <w:lang w:val="en-US" w:eastAsia="zh-CN"/>
          </w:rPr>
          <w:t>华为的</w:t>
        </w:r>
      </w:ins>
      <w:ins w:id="5" w:author="yuanzhiqian" w:date="2026-09-10T09:17:47Z">
        <w:r>
          <w:rPr>
            <w:rFonts w:hint="eastAsia"/>
            <w:b w:val="0"/>
            <w:lang w:val="en-US" w:eastAsia="zh-CN"/>
          </w:rPr>
          <w:t>安全日</w:t>
        </w:r>
      </w:ins>
      <w:ins w:id="6" w:author="yuanzhiqian" w:date="2026-09-10T09:17:49Z">
        <w:r>
          <w:rPr>
            <w:rFonts w:hint="eastAsia"/>
            <w:b w:val="0"/>
            <w:lang w:val="en-US" w:eastAsia="zh-CN"/>
          </w:rPr>
          <w:t>，</w:t>
        </w:r>
      </w:ins>
      <w:ins w:id="7" w:author="yuanzhiqian" w:date="2026-09-10T09:18:09Z">
        <w:r>
          <w:rPr>
            <w:rFonts w:hint="eastAsia"/>
            <w:b w:val="0"/>
            <w:lang w:val="en-US" w:eastAsia="zh-CN"/>
          </w:rPr>
          <w:t>很高兴</w:t>
        </w:r>
      </w:ins>
      <w:ins w:id="8" w:author="yuanzhiqian" w:date="2026-09-10T09:18:36Z">
        <w:r>
          <w:rPr>
            <w:rFonts w:hint="eastAsia"/>
            <w:b w:val="0"/>
            <w:lang w:val="en-US" w:eastAsia="zh-CN"/>
          </w:rPr>
          <w:t>我们</w:t>
        </w:r>
      </w:ins>
      <w:ins w:id="9" w:author="yuanzhiqian" w:date="2026-09-10T09:18:37Z">
        <w:r>
          <w:rPr>
            <w:rFonts w:hint="eastAsia"/>
            <w:b w:val="0"/>
            <w:lang w:val="en-US" w:eastAsia="zh-CN"/>
          </w:rPr>
          <w:t>的</w:t>
        </w:r>
      </w:ins>
      <w:ins w:id="10" w:author="yuanzhiqian" w:date="2026-09-10T09:18:40Z">
        <w:r>
          <w:rPr>
            <w:rFonts w:hint="eastAsia"/>
            <w:b w:val="0"/>
            <w:lang w:val="en-US" w:eastAsia="zh-CN"/>
          </w:rPr>
          <w:t>主要</w:t>
        </w:r>
      </w:ins>
      <w:ins w:id="11" w:author="yuanzhiqian" w:date="2026-09-10T09:18:43Z">
        <w:r>
          <w:rPr>
            <w:rFonts w:hint="eastAsia"/>
            <w:b w:val="0"/>
            <w:lang w:val="en-US" w:eastAsia="zh-CN"/>
          </w:rPr>
          <w:t>供应商</w:t>
        </w:r>
      </w:ins>
      <w:ins w:id="12" w:author="yuanzhiqian" w:date="2026-09-10T09:18:46Z">
        <w:r>
          <w:rPr>
            <w:rFonts w:hint="eastAsia"/>
            <w:b w:val="0"/>
            <w:lang w:val="en-US" w:eastAsia="zh-CN"/>
          </w:rPr>
          <w:t>那么</w:t>
        </w:r>
      </w:ins>
      <w:ins w:id="13" w:author="yuanzhiqian" w:date="2026-09-10T09:18:48Z">
        <w:r>
          <w:rPr>
            <w:rFonts w:hint="eastAsia"/>
            <w:b w:val="0"/>
            <w:lang w:val="en-US" w:eastAsia="zh-CN"/>
          </w:rPr>
          <w:t>重视</w:t>
        </w:r>
      </w:ins>
      <w:ins w:id="14" w:author="yuanzhiqian" w:date="2026-09-10T09:18:51Z">
        <w:r>
          <w:rPr>
            <w:rFonts w:hint="eastAsia"/>
            <w:b w:val="0"/>
            <w:lang w:val="en-US" w:eastAsia="zh-CN"/>
          </w:rPr>
          <w:t>安全这个</w:t>
        </w:r>
      </w:ins>
      <w:ins w:id="15" w:author="yuanzhiqian" w:date="2026-09-10T09:18:52Z">
        <w:r>
          <w:rPr>
            <w:rFonts w:hint="eastAsia"/>
            <w:b w:val="0"/>
            <w:lang w:val="en-US" w:eastAsia="zh-CN"/>
          </w:rPr>
          <w:t>问题，</w:t>
        </w:r>
      </w:ins>
      <w:ins w:id="16" w:author="yuanzhiqian" w:date="2026-09-10T09:18:54Z">
        <w:r>
          <w:rPr>
            <w:rFonts w:hint="eastAsia"/>
            <w:b w:val="0"/>
            <w:lang w:val="en-US" w:eastAsia="zh-CN"/>
          </w:rPr>
          <w:t>也</w:t>
        </w:r>
      </w:ins>
      <w:ins w:id="17" w:author="yuanzhiqian" w:date="2026-09-10T09:18:59Z">
        <w:r>
          <w:rPr>
            <w:rFonts w:hint="eastAsia"/>
            <w:b w:val="0"/>
            <w:lang w:val="en-US" w:eastAsia="zh-CN"/>
          </w:rPr>
          <w:t>很高兴</w:t>
        </w:r>
      </w:ins>
      <w:ins w:id="18" w:author="yuanzhiqian" w:date="2026-09-10T09:18:11Z">
        <w:r>
          <w:rPr>
            <w:rFonts w:hint="eastAsia"/>
            <w:b w:val="0"/>
            <w:lang w:val="en-US" w:eastAsia="zh-CN"/>
          </w:rPr>
          <w:t>能</w:t>
        </w:r>
      </w:ins>
      <w:ins w:id="19" w:author="yuanzhiqian" w:date="2026-09-10T09:18:15Z">
        <w:r>
          <w:rPr>
            <w:rFonts w:hint="eastAsia"/>
            <w:b w:val="0"/>
            <w:lang w:val="en-US" w:eastAsia="zh-CN"/>
          </w:rPr>
          <w:t>有</w:t>
        </w:r>
      </w:ins>
      <w:ins w:id="20" w:author="yuanzhiqian" w:date="2026-09-10T09:18:17Z">
        <w:r>
          <w:rPr>
            <w:rFonts w:hint="eastAsia"/>
            <w:b w:val="0"/>
            <w:lang w:val="en-US" w:eastAsia="zh-CN"/>
          </w:rPr>
          <w:t>这个</w:t>
        </w:r>
      </w:ins>
      <w:ins w:id="21" w:author="yuanzhiqian" w:date="2026-09-10T09:18:19Z">
        <w:r>
          <w:rPr>
            <w:rFonts w:hint="eastAsia"/>
            <w:b w:val="0"/>
            <w:lang w:val="en-US" w:eastAsia="zh-CN"/>
          </w:rPr>
          <w:t>机会和</w:t>
        </w:r>
      </w:ins>
      <w:ins w:id="22" w:author="yuanzhiqian" w:date="2026-09-10T09:18:20Z">
        <w:r>
          <w:rPr>
            <w:rFonts w:hint="eastAsia"/>
            <w:b w:val="0"/>
            <w:lang w:val="en-US" w:eastAsia="zh-CN"/>
          </w:rPr>
          <w:t>我们</w:t>
        </w:r>
      </w:ins>
      <w:ins w:id="23" w:author="yuanzhiqian" w:date="2026-09-10T09:18:21Z">
        <w:r>
          <w:rPr>
            <w:rFonts w:hint="eastAsia"/>
            <w:b w:val="0"/>
            <w:lang w:val="en-US" w:eastAsia="zh-CN"/>
          </w:rPr>
          <w:t>华为的</w:t>
        </w:r>
      </w:ins>
      <w:ins w:id="24" w:author="yuanzhiqian" w:date="2026-09-10T09:18:23Z">
        <w:r>
          <w:rPr>
            <w:rFonts w:hint="eastAsia"/>
            <w:b w:val="0"/>
            <w:lang w:val="en-US" w:eastAsia="zh-CN"/>
          </w:rPr>
          <w:t>各位</w:t>
        </w:r>
      </w:ins>
      <w:ins w:id="25" w:author="yuanzhiqian" w:date="2026-09-10T09:18:30Z">
        <w:r>
          <w:rPr>
            <w:rFonts w:hint="eastAsia"/>
            <w:b w:val="0"/>
            <w:lang w:val="en-US" w:eastAsia="zh-CN"/>
          </w:rPr>
          <w:t>同仁</w:t>
        </w:r>
      </w:ins>
      <w:ins w:id="26" w:author="yuanzhiqian" w:date="2026-09-10T09:19:07Z">
        <w:r>
          <w:rPr>
            <w:rFonts w:hint="eastAsia"/>
            <w:b w:val="0"/>
            <w:lang w:val="en-US" w:eastAsia="zh-CN"/>
          </w:rPr>
          <w:t>就</w:t>
        </w:r>
      </w:ins>
      <w:ins w:id="27" w:author="yuanzhiqian" w:date="2026-09-10T09:19:08Z">
        <w:r>
          <w:rPr>
            <w:rFonts w:hint="eastAsia"/>
            <w:b w:val="0"/>
            <w:lang w:val="en-US" w:eastAsia="zh-CN"/>
          </w:rPr>
          <w:t>这个</w:t>
        </w:r>
      </w:ins>
      <w:ins w:id="28" w:author="yuanzhiqian" w:date="2026-09-10T09:19:09Z">
        <w:r>
          <w:rPr>
            <w:rFonts w:hint="eastAsia"/>
            <w:b w:val="0"/>
            <w:lang w:val="en-US" w:eastAsia="zh-CN"/>
          </w:rPr>
          <w:t>问题做</w:t>
        </w:r>
      </w:ins>
      <w:ins w:id="29" w:author="yuanzhiqian" w:date="2026-09-10T09:19:10Z">
        <w:r>
          <w:rPr>
            <w:rFonts w:hint="eastAsia"/>
            <w:b w:val="0"/>
            <w:lang w:val="en-US" w:eastAsia="zh-CN"/>
          </w:rPr>
          <w:t>一个</w:t>
        </w:r>
      </w:ins>
      <w:ins w:id="30" w:author="yuanzhiqian" w:date="2026-09-10T09:19:11Z">
        <w:r>
          <w:rPr>
            <w:rFonts w:hint="eastAsia"/>
            <w:b w:val="0"/>
            <w:lang w:val="en-US" w:eastAsia="zh-CN"/>
          </w:rPr>
          <w:t>交流，</w:t>
        </w:r>
      </w:ins>
      <w:ins w:id="31" w:author="yuanzhiqian" w:date="2026-09-10T09:19:30Z">
        <w:r>
          <w:rPr>
            <w:rFonts w:hint="eastAsia"/>
            <w:b w:val="0"/>
            <w:lang w:val="en-US" w:eastAsia="zh-CN"/>
          </w:rPr>
          <w:t>在</w:t>
        </w:r>
      </w:ins>
      <w:ins w:id="32" w:author="yuanzhiqian" w:date="2026-09-10T09:19:32Z">
        <w:r>
          <w:rPr>
            <w:rFonts w:hint="eastAsia"/>
            <w:b w:val="0"/>
            <w:lang w:val="en-US" w:eastAsia="zh-CN"/>
          </w:rPr>
          <w:t>我</w:t>
        </w:r>
      </w:ins>
      <w:ins w:id="33" w:author="yuanzhiqian" w:date="2026-09-10T09:19:34Z">
        <w:r>
          <w:rPr>
            <w:rFonts w:hint="eastAsia"/>
            <w:b w:val="0"/>
            <w:lang w:val="en-US" w:eastAsia="zh-CN"/>
          </w:rPr>
          <w:t>所处</w:t>
        </w:r>
      </w:ins>
      <w:ins w:id="34" w:author="yuanzhiqian" w:date="2026-09-10T09:19:35Z">
        <w:r>
          <w:rPr>
            <w:rFonts w:hint="eastAsia"/>
            <w:b w:val="0"/>
            <w:lang w:val="en-US" w:eastAsia="zh-CN"/>
          </w:rPr>
          <w:t>的这个</w:t>
        </w:r>
      </w:ins>
      <w:ins w:id="35" w:author="yuanzhiqian" w:date="2026-09-10T09:19:39Z">
        <w:r>
          <w:rPr>
            <w:rFonts w:hint="eastAsia"/>
            <w:b w:val="0"/>
            <w:lang w:val="en-US" w:eastAsia="zh-CN"/>
          </w:rPr>
          <w:t>轨交</w:t>
        </w:r>
      </w:ins>
      <w:ins w:id="36" w:author="yuanzhiqian" w:date="2026-09-10T09:19:40Z">
        <w:r>
          <w:rPr>
            <w:rFonts w:hint="eastAsia"/>
            <w:b w:val="0"/>
            <w:lang w:val="en-US" w:eastAsia="zh-CN"/>
          </w:rPr>
          <w:t>行业</w:t>
        </w:r>
      </w:ins>
      <w:ins w:id="37" w:author="yuanzhiqian" w:date="2026-09-10T09:19:42Z">
        <w:r>
          <w:rPr>
            <w:rFonts w:hint="eastAsia"/>
            <w:b w:val="0"/>
            <w:lang w:val="en-US" w:eastAsia="zh-CN"/>
          </w:rPr>
          <w:t>呢</w:t>
        </w:r>
      </w:ins>
      <w:ins w:id="38" w:author="yuanzhiqian" w:date="2026-09-10T09:19:43Z">
        <w:r>
          <w:rPr>
            <w:rFonts w:hint="eastAsia"/>
            <w:b w:val="0"/>
            <w:lang w:val="en-US" w:eastAsia="zh-CN"/>
          </w:rPr>
          <w:t>，</w:t>
        </w:r>
      </w:ins>
      <w:ins w:id="39" w:author="yuanzhiqian" w:date="2026-09-10T09:19:45Z">
        <w:r>
          <w:rPr>
            <w:rFonts w:hint="eastAsia"/>
            <w:b w:val="0"/>
            <w:lang w:val="en-US" w:eastAsia="zh-CN"/>
          </w:rPr>
          <w:t>安全是</w:t>
        </w:r>
      </w:ins>
      <w:ins w:id="40" w:author="yuanzhiqian" w:date="2026-09-10T09:19:49Z">
        <w:r>
          <w:rPr>
            <w:rFonts w:hint="eastAsia"/>
            <w:b w:val="0"/>
            <w:lang w:val="en-US" w:eastAsia="zh-CN"/>
          </w:rPr>
          <w:t>重中之重</w:t>
        </w:r>
      </w:ins>
      <w:ins w:id="41" w:author="yuanzhiqian" w:date="2026-09-10T09:19:51Z">
        <w:r>
          <w:rPr>
            <w:rFonts w:hint="eastAsia"/>
            <w:b w:val="0"/>
            <w:lang w:val="en-US" w:eastAsia="zh-CN"/>
          </w:rPr>
          <w:t>，</w:t>
        </w:r>
      </w:ins>
      <w:ins w:id="42" w:author="yuanzhiqian" w:date="2026-09-10T09:19:53Z">
        <w:r>
          <w:rPr>
            <w:rFonts w:hint="eastAsia"/>
            <w:b w:val="0"/>
            <w:lang w:val="en-US" w:eastAsia="zh-CN"/>
          </w:rPr>
          <w:t>也是</w:t>
        </w:r>
      </w:ins>
      <w:ins w:id="43" w:author="yuanzhiqian" w:date="2026-09-10T09:19:54Z">
        <w:r>
          <w:rPr>
            <w:rFonts w:hint="eastAsia"/>
            <w:b w:val="0"/>
            <w:lang w:val="en-US" w:eastAsia="zh-CN"/>
          </w:rPr>
          <w:t>我们</w:t>
        </w:r>
      </w:ins>
      <w:ins w:id="44" w:author="yuanzhiqian" w:date="2026-09-10T09:19:55Z">
        <w:r>
          <w:rPr>
            <w:rFonts w:hint="eastAsia"/>
            <w:b w:val="0"/>
            <w:lang w:val="en-US" w:eastAsia="zh-CN"/>
          </w:rPr>
          <w:t>工作的</w:t>
        </w:r>
      </w:ins>
      <w:ins w:id="45" w:author="yuanzhiqian" w:date="2026-09-10T09:19:58Z">
        <w:r>
          <w:rPr>
            <w:rFonts w:hint="eastAsia"/>
            <w:b w:val="0"/>
            <w:lang w:val="en-US" w:eastAsia="zh-CN"/>
          </w:rPr>
          <w:t>底线</w:t>
        </w:r>
      </w:ins>
      <w:ins w:id="46" w:author="yuanzhiqian" w:date="2026-09-10T09:19:59Z">
        <w:r>
          <w:rPr>
            <w:rFonts w:hint="eastAsia"/>
            <w:b w:val="0"/>
            <w:lang w:val="en-US" w:eastAsia="zh-CN"/>
          </w:rPr>
          <w:t>，</w:t>
        </w:r>
      </w:ins>
      <w:ins w:id="47" w:author="yuanzhiqian" w:date="2026-09-10T09:20:13Z">
        <w:r>
          <w:rPr>
            <w:rFonts w:hint="eastAsia"/>
            <w:b w:val="0"/>
            <w:lang w:val="en-US" w:eastAsia="zh-CN"/>
          </w:rPr>
          <w:t>在</w:t>
        </w:r>
      </w:ins>
      <w:ins w:id="48" w:author="yuanzhiqian" w:date="2026-09-10T09:20:15Z">
        <w:r>
          <w:rPr>
            <w:rFonts w:hint="eastAsia"/>
            <w:b w:val="0"/>
            <w:lang w:val="en-US" w:eastAsia="zh-CN"/>
          </w:rPr>
          <w:t>轨交</w:t>
        </w:r>
      </w:ins>
      <w:ins w:id="49" w:author="yuanzhiqian" w:date="2026-09-10T09:20:16Z">
        <w:r>
          <w:rPr>
            <w:rFonts w:hint="eastAsia"/>
            <w:b w:val="0"/>
            <w:lang w:val="en-US" w:eastAsia="zh-CN"/>
          </w:rPr>
          <w:t>行业</w:t>
        </w:r>
      </w:ins>
      <w:ins w:id="50" w:author="yuanzhiqian" w:date="2026-09-10T09:20:19Z">
        <w:r>
          <w:rPr>
            <w:rFonts w:hint="eastAsia"/>
            <w:b w:val="0"/>
            <w:lang w:val="en-US" w:eastAsia="zh-CN"/>
          </w:rPr>
          <w:t>安全</w:t>
        </w:r>
      </w:ins>
      <w:ins w:id="51" w:author="yuanzhiqian" w:date="2026-09-10T09:20:20Z">
        <w:r>
          <w:rPr>
            <w:rFonts w:hint="eastAsia"/>
            <w:b w:val="0"/>
            <w:lang w:val="en-US" w:eastAsia="zh-CN"/>
          </w:rPr>
          <w:t>是</w:t>
        </w:r>
      </w:ins>
      <w:ins w:id="52" w:author="yuanzhiqian" w:date="2026-09-10T09:20:25Z">
        <w:r>
          <w:rPr>
            <w:rFonts w:hint="eastAsia"/>
            <w:b w:val="0"/>
            <w:lang w:val="en-US" w:eastAsia="zh-CN"/>
          </w:rPr>
          <w:t>被</w:t>
        </w:r>
      </w:ins>
      <w:ins w:id="53" w:author="yuanzhiqian" w:date="2026-09-10T09:20:27Z">
        <w:r>
          <w:rPr>
            <w:rFonts w:hint="eastAsia"/>
            <w:b w:val="0"/>
            <w:lang w:val="en-US" w:eastAsia="zh-CN"/>
          </w:rPr>
          <w:t>系统性</w:t>
        </w:r>
      </w:ins>
      <w:ins w:id="54" w:author="yuanzhiqian" w:date="2026-09-10T09:20:29Z">
        <w:r>
          <w:rPr>
            <w:rFonts w:hint="eastAsia"/>
            <w:b w:val="0"/>
            <w:lang w:val="en-US" w:eastAsia="zh-CN"/>
          </w:rPr>
          <w:t>对待</w:t>
        </w:r>
      </w:ins>
      <w:ins w:id="55" w:author="yuanzhiqian" w:date="2026-09-10T09:20:30Z">
        <w:r>
          <w:rPr>
            <w:rFonts w:hint="eastAsia"/>
            <w:b w:val="0"/>
            <w:lang w:val="en-US" w:eastAsia="zh-CN"/>
          </w:rPr>
          <w:t>的，</w:t>
        </w:r>
      </w:ins>
      <w:ins w:id="56" w:author="yuanzhiqian" w:date="2026-09-10T09:21:11Z">
        <w:r>
          <w:rPr>
            <w:rFonts w:hint="eastAsia"/>
            <w:b w:val="0"/>
            <w:lang w:val="en-US" w:eastAsia="zh-CN"/>
          </w:rPr>
          <w:t>嵌</w:t>
        </w:r>
      </w:ins>
      <w:ins w:id="57" w:author="yuanzhiqian" w:date="2026-09-10T09:20:40Z">
        <w:r>
          <w:rPr>
            <w:rFonts w:hint="eastAsia"/>
            <w:b w:val="0"/>
            <w:lang w:val="en-US" w:eastAsia="zh-CN"/>
          </w:rPr>
          <w:t>入到</w:t>
        </w:r>
      </w:ins>
      <w:ins w:id="58" w:author="yuanzhiqian" w:date="2026-09-10T09:20:49Z">
        <w:r>
          <w:rPr>
            <w:rFonts w:hint="eastAsia"/>
            <w:b w:val="0"/>
            <w:lang w:val="en-US" w:eastAsia="zh-CN"/>
          </w:rPr>
          <w:t>建设</w:t>
        </w:r>
      </w:ins>
      <w:ins w:id="59" w:author="yuanzhiqian" w:date="2026-09-10T09:21:43Z">
        <w:r>
          <w:rPr>
            <w:rFonts w:hint="eastAsia"/>
            <w:b w:val="0"/>
            <w:lang w:val="en-US" w:eastAsia="zh-CN"/>
          </w:rPr>
          <w:t>和</w:t>
        </w:r>
      </w:ins>
      <w:ins w:id="60" w:author="yuanzhiqian" w:date="2026-09-10T09:20:52Z">
        <w:r>
          <w:rPr>
            <w:rFonts w:hint="eastAsia"/>
            <w:b w:val="0"/>
            <w:lang w:val="en-US" w:eastAsia="zh-CN"/>
          </w:rPr>
          <w:t>运营</w:t>
        </w:r>
      </w:ins>
      <w:ins w:id="61" w:author="yuanzhiqian" w:date="2026-09-10T09:21:47Z">
        <w:r>
          <w:rPr>
            <w:rFonts w:hint="eastAsia"/>
            <w:b w:val="0"/>
            <w:lang w:val="en-US" w:eastAsia="zh-CN"/>
          </w:rPr>
          <w:t>的</w:t>
        </w:r>
      </w:ins>
      <w:ins w:id="62" w:author="yuanzhiqian" w:date="2026-09-10T09:21:02Z">
        <w:r>
          <w:rPr>
            <w:rFonts w:hint="eastAsia"/>
            <w:b w:val="0"/>
            <w:lang w:val="en-US" w:eastAsia="zh-CN"/>
          </w:rPr>
          <w:t>各个</w:t>
        </w:r>
      </w:ins>
      <w:ins w:id="63" w:author="yuanzhiqian" w:date="2026-09-10T09:21:04Z">
        <w:r>
          <w:rPr>
            <w:rFonts w:hint="eastAsia"/>
            <w:b w:val="0"/>
            <w:lang w:val="en-US" w:eastAsia="zh-CN"/>
          </w:rPr>
          <w:t>方面</w:t>
        </w:r>
      </w:ins>
      <w:ins w:id="64" w:author="yuanzhiqian" w:date="2026-09-10T09:21:05Z">
        <w:r>
          <w:rPr>
            <w:rFonts w:hint="eastAsia"/>
            <w:b w:val="0"/>
            <w:lang w:val="en-US" w:eastAsia="zh-CN"/>
          </w:rPr>
          <w:t>，</w:t>
        </w:r>
      </w:ins>
      <w:del w:id="65" w:author="yuanzhiqian" w:date="2026-09-10T09:21:56Z">
        <w:r>
          <w:rPr>
            <w:rFonts w:hint="default" w:ascii="微软雅黑" w:hAnsi="微软雅黑" w:eastAsia="微软雅黑"/>
            <w:b w:val="0"/>
            <w:lang w:val="en-US"/>
          </w:rPr>
          <w:delText>想和大家聊一个词：</w:delText>
        </w:r>
      </w:del>
      <w:del w:id="66" w:author="yuanzhiqian" w:date="2026-09-10T09:21:56Z">
        <w:r>
          <w:rPr>
            <w:rFonts w:hint="default" w:ascii="微软雅黑" w:hAnsi="微软雅黑" w:eastAsia="微软雅黑"/>
            <w:b w:val="1"/>
            <w:lang w:val="en-US"/>
          </w:rPr>
          <w:delText>运营安全</w:delText>
        </w:r>
      </w:del>
      <w:ins w:id="67" w:author="yuanzhiqian" w:date="2026-09-10T09:21:57Z">
        <w:r>
          <w:rPr>
            <w:rFonts w:hint="eastAsia"/>
            <w:b w:val="0"/>
            <w:lang w:val="en-US" w:eastAsia="zh-CN"/>
          </w:rPr>
          <w:t>作为</w:t>
        </w:r>
      </w:ins>
      <w:ins w:id="68" w:author="yuanzhiqian" w:date="2026-09-10T09:21:59Z">
        <w:r>
          <w:rPr>
            <w:rFonts w:hint="eastAsia"/>
            <w:b w:val="0"/>
            <w:lang w:val="en-US" w:eastAsia="zh-CN"/>
          </w:rPr>
          <w:t>通号</w:t>
        </w:r>
      </w:ins>
      <w:ins w:id="69" w:author="yuanzhiqian" w:date="2026-09-10T09:22:01Z">
        <w:r>
          <w:rPr>
            <w:rFonts w:hint="eastAsia"/>
            <w:b w:val="0"/>
            <w:lang w:val="en-US" w:eastAsia="zh-CN"/>
          </w:rPr>
          <w:t>分公司</w:t>
        </w:r>
      </w:ins>
      <w:ins w:id="70" w:author="yuanzhiqian" w:date="2026-09-10T09:22:02Z">
        <w:r>
          <w:rPr>
            <w:rFonts w:hint="eastAsia"/>
            <w:b w:val="0"/>
            <w:lang w:val="en-US" w:eastAsia="zh-CN"/>
          </w:rPr>
          <w:t>呢，</w:t>
        </w:r>
      </w:ins>
      <w:ins w:id="71" w:author="yuanzhiqian" w:date="2026-09-10T09:22:07Z">
        <w:r>
          <w:rPr>
            <w:rFonts w:hint="eastAsia"/>
            <w:b w:val="0"/>
            <w:lang w:val="en-US" w:eastAsia="zh-CN"/>
          </w:rPr>
          <w:t>主要</w:t>
        </w:r>
      </w:ins>
      <w:ins w:id="72" w:author="yuanzhiqian" w:date="2026-09-10T09:22:09Z">
        <w:r>
          <w:rPr>
            <w:rFonts w:hint="eastAsia"/>
            <w:b w:val="0"/>
            <w:lang w:val="en-US" w:eastAsia="zh-CN"/>
          </w:rPr>
          <w:t>聚焦的</w:t>
        </w:r>
      </w:ins>
      <w:ins w:id="73" w:author="yuanzhiqian" w:date="2026-09-10T09:22:10Z">
        <w:r>
          <w:rPr>
            <w:rFonts w:hint="eastAsia"/>
            <w:b w:val="0"/>
            <w:lang w:val="en-US" w:eastAsia="zh-CN"/>
          </w:rPr>
          <w:t>是</w:t>
        </w:r>
      </w:ins>
      <w:ins w:id="74" w:author="yuanzhiqian" w:date="2026-09-10T09:22:12Z">
        <w:r>
          <w:rPr>
            <w:rFonts w:hint="eastAsia"/>
            <w:b w:val="0"/>
            <w:lang w:val="en-US" w:eastAsia="zh-CN"/>
          </w:rPr>
          <w:t>运营</w:t>
        </w:r>
      </w:ins>
      <w:ins w:id="75" w:author="yuanzhiqian" w:date="2026-09-10T09:22:14Z">
        <w:r>
          <w:rPr>
            <w:rFonts w:hint="eastAsia"/>
            <w:b w:val="0"/>
            <w:lang w:val="en-US" w:eastAsia="zh-CN"/>
          </w:rPr>
          <w:t>安全</w:t>
        </w:r>
      </w:ins>
      <w:ins w:id="76" w:author="yuanzhiqian" w:date="2026-09-10T09:22:16Z">
        <w:r>
          <w:rPr>
            <w:rFonts w:hint="eastAsia"/>
            <w:b w:val="0"/>
            <w:lang w:val="en-US" w:eastAsia="zh-CN"/>
          </w:rPr>
          <w:t>，</w:t>
        </w:r>
      </w:ins>
      <w:ins w:id="77" w:author="yuanzhiqian" w:date="2026-09-10T09:22:38Z">
        <w:r>
          <w:rPr>
            <w:rFonts w:hint="eastAsia"/>
            <w:b w:val="0"/>
            <w:lang w:val="en-US" w:eastAsia="zh-CN"/>
          </w:rPr>
          <w:t>当然</w:t>
        </w:r>
      </w:ins>
      <w:ins w:id="78" w:author="yuanzhiqian" w:date="2026-09-10T09:22:39Z">
        <w:r>
          <w:rPr>
            <w:rFonts w:hint="eastAsia"/>
            <w:b w:val="0"/>
            <w:lang w:val="en-US" w:eastAsia="zh-CN"/>
          </w:rPr>
          <w:t>运营</w:t>
        </w:r>
      </w:ins>
      <w:ins w:id="79" w:author="yuanzhiqian" w:date="2026-09-10T09:22:40Z">
        <w:r>
          <w:rPr>
            <w:rFonts w:hint="eastAsia"/>
            <w:b w:val="0"/>
            <w:lang w:val="en-US" w:eastAsia="zh-CN"/>
          </w:rPr>
          <w:t>安全</w:t>
        </w:r>
      </w:ins>
      <w:ins w:id="80" w:author="yuanzhiqian" w:date="2026-09-10T09:22:48Z">
        <w:r>
          <w:rPr>
            <w:rFonts w:hint="eastAsia"/>
            <w:b w:val="0"/>
            <w:lang w:val="en-US" w:eastAsia="zh-CN"/>
          </w:rPr>
          <w:t>也</w:t>
        </w:r>
      </w:ins>
      <w:del w:id="81" w:author="yuanzhiqian" w:date="2026-09-10T09:22:47Z">
        <w:r>
          <w:rPr>
            <w:rFonts w:hint="eastAsia" w:ascii="微软雅黑" w:hAnsi="微软雅黑" w:eastAsia="微软雅黑"/>
            <w:b w:val="0"/>
          </w:rPr>
          <w:delText>。</w:delText>
        </w:r>
      </w:del>
    </w:p>
    <w:p w14:paraId="6A3310BE">
      <w:pPr>
        <w:ind w:firstLine="0"/>
      </w:pPr>
      <w:del w:id="82" w:author="yuanzhiqian" w:date="2026-09-10T09:22:44Z">
        <w:r>
          <w:rPr>
            <w:rFonts w:hint="eastAsia" w:ascii="微软雅黑" w:hAnsi="微软雅黑" w:eastAsia="微软雅黑"/>
            <w:b w:val="0"/>
          </w:rPr>
          <w:delText>先把这个词说准：上海地铁讲的"安全"，核心就是</w:delText>
        </w:r>
      </w:del>
      <w:del w:id="83" w:author="yuanzhiqian" w:date="2026-09-10T09:22:44Z">
        <w:r>
          <w:rPr>
            <w:rFonts w:hint="eastAsia" w:ascii="微软雅黑" w:hAnsi="微软雅黑" w:eastAsia="微软雅黑"/>
            <w:b w:val="1"/>
          </w:rPr>
          <w:delText>运营安全</w:delText>
        </w:r>
      </w:del>
      <w:del w:id="84" w:author="yuanzhiqian" w:date="2026-09-10T09:22:44Z">
        <w:r>
          <w:rPr>
            <w:rFonts w:hint="eastAsia" w:ascii="微软雅黑" w:hAnsi="微软雅黑" w:eastAsia="微软雅黑"/>
            <w:b w:val="0"/>
          </w:rPr>
          <w:delText>；而运营安全</w:delText>
        </w:r>
      </w:del>
      <w:r>
        <w:rPr>
          <w:rFonts w:hint="eastAsia" w:ascii="微软雅黑" w:hAnsi="微软雅黑" w:eastAsia="微软雅黑"/>
          <w:b w:val="0"/>
        </w:rPr>
        <w:t>是个大概念，涵盖行车安全、设备设施安全、人员安全、网络安全等诸多方面</w:t>
      </w:r>
      <w:ins w:id="85" w:author="yuanzhiqian" w:date="2026-09-10T09:23:36Z">
        <w:r>
          <w:rPr>
            <w:rFonts w:hint="eastAsia"/>
            <w:b w:val="0"/>
            <w:lang w:eastAsia="zh-CN"/>
          </w:rPr>
          <w:t>，</w:t>
        </w:r>
      </w:ins>
      <w:ins w:id="86" w:author="yuanzhiqian" w:date="2026-09-10T09:23:40Z">
        <w:r>
          <w:rPr>
            <w:rFonts w:hint="eastAsia"/>
            <w:b w:val="0"/>
            <w:lang w:val="en-US" w:eastAsia="zh-CN"/>
          </w:rPr>
          <w:t>甚至</w:t>
        </w:r>
      </w:ins>
      <w:ins w:id="87" w:author="yuanzhiqian" w:date="2026-09-10T09:23:41Z">
        <w:r>
          <w:rPr>
            <w:rFonts w:hint="eastAsia"/>
            <w:b w:val="0"/>
            <w:lang w:val="en-US" w:eastAsia="zh-CN"/>
          </w:rPr>
          <w:t>还</w:t>
        </w:r>
      </w:ins>
      <w:ins w:id="88" w:author="yuanzhiqian" w:date="2026-09-10T09:23:43Z">
        <w:r>
          <w:rPr>
            <w:rFonts w:hint="eastAsia"/>
            <w:b w:val="0"/>
            <w:lang w:val="en-US" w:eastAsia="zh-CN"/>
          </w:rPr>
          <w:t>包括</w:t>
        </w:r>
      </w:ins>
      <w:ins w:id="89" w:author="yuanzhiqian" w:date="2026-09-10T09:23:47Z">
        <w:r>
          <w:rPr>
            <w:rFonts w:hint="eastAsia"/>
            <w:b w:val="0"/>
            <w:lang w:val="en-US" w:eastAsia="zh-CN"/>
          </w:rPr>
          <w:t>公共</w:t>
        </w:r>
      </w:ins>
      <w:ins w:id="90" w:author="yuanzhiqian" w:date="2026-09-10T09:23:48Z">
        <w:r>
          <w:rPr>
            <w:rFonts w:hint="eastAsia"/>
            <w:b w:val="0"/>
            <w:lang w:val="en-US" w:eastAsia="zh-CN"/>
          </w:rPr>
          <w:t>安全</w:t>
        </w:r>
      </w:ins>
      <w:r>
        <w:rPr>
          <w:rFonts w:hint="eastAsia" w:ascii="微软雅黑" w:hAnsi="微软雅黑" w:eastAsia="微软雅黑"/>
          <w:b w:val="0"/>
        </w:rPr>
        <w:t>。我们通号分公司作为</w:t>
      </w:r>
      <w:ins w:id="91" w:author="yuanzhiqian" w:date="2026-09-10T11:39:08Z">
        <w:r>
          <w:rPr>
            <w:rFonts w:hint="eastAsia"/>
            <w:b w:val="0"/>
            <w:lang w:val="en-US" w:eastAsia="zh-CN"/>
          </w:rPr>
          <w:t>通信、</w:t>
        </w:r>
      </w:ins>
      <w:ins w:id="92" w:author="yuanzhiqian" w:date="2026-09-10T11:39:10Z">
        <w:r>
          <w:rPr>
            <w:rFonts w:hint="eastAsia"/>
            <w:b w:val="0"/>
            <w:lang w:val="en-US" w:eastAsia="zh-CN"/>
          </w:rPr>
          <w:t>信号</w:t>
        </w:r>
      </w:ins>
      <w:r>
        <w:rPr>
          <w:rFonts w:hint="eastAsia" w:ascii="微软雅黑" w:hAnsi="微软雅黑" w:eastAsia="微软雅黑"/>
          <w:b w:val="1"/>
        </w:rPr>
        <w:t>设施设备运维单位</w:t>
      </w:r>
      <w:r>
        <w:rPr>
          <w:rFonts w:hint="eastAsia" w:ascii="微软雅黑" w:hAnsi="微软雅黑" w:eastAsia="微软雅黑"/>
          <w:b w:val="0"/>
        </w:rPr>
        <w:t>，主责很清晰——就是守好我们自己负责的</w:t>
      </w:r>
      <w:r>
        <w:rPr>
          <w:rFonts w:hint="eastAsia" w:ascii="微软雅黑" w:hAnsi="微软雅黑" w:eastAsia="微软雅黑"/>
          <w:b w:val="1"/>
        </w:rPr>
        <w:t>通信、信号系统的运行安全</w:t>
      </w:r>
      <w:r>
        <w:rPr>
          <w:rFonts w:hint="eastAsia" w:ascii="微软雅黑" w:hAnsi="微软雅黑" w:eastAsia="微软雅黑"/>
          <w:b w:val="0"/>
        </w:rPr>
        <w:t>。</w:t>
      </w:r>
      <w:del w:id="93" w:author="yuanzhiqian" w:date="2026-09-10T09:24:11Z">
        <w:r>
          <w:rPr>
            <w:rFonts w:hint="eastAsia" w:ascii="微软雅黑" w:hAnsi="微软雅黑" w:eastAsia="微软雅黑"/>
            <w:b w:val="0"/>
          </w:rPr>
          <w:delText>我的身份不是来讲课，是作为这些系统的</w:delText>
        </w:r>
      </w:del>
      <w:del w:id="94" w:author="yuanzhiqian" w:date="2026-09-10T09:24:11Z">
        <w:r>
          <w:rPr>
            <w:rFonts w:hint="eastAsia" w:ascii="微软雅黑" w:hAnsi="微软雅黑" w:eastAsia="微软雅黑"/>
            <w:b w:val="1"/>
          </w:rPr>
          <w:delText>使用方、运营方、兜底方</w:delText>
        </w:r>
      </w:del>
      <w:del w:id="95" w:author="yuanzhiqian" w:date="2026-09-10T09:24:11Z">
        <w:r>
          <w:rPr>
            <w:rFonts w:hint="eastAsia" w:ascii="微软雅黑" w:hAnsi="微软雅黑" w:eastAsia="微软雅黑"/>
            <w:b w:val="0"/>
          </w:rPr>
          <w:delText>，来谈我们对"安全"二字的理解，以及对设备商的真实期待。</w:delText>
        </w:r>
      </w:del>
    </w:p>
    <w:p w14:paraId="1F19B663">
      <w:pPr>
        <w:ind w:firstLine="0"/>
      </w:pPr>
      <w:r>
        <w:rPr>
          <w:rFonts w:hint="eastAsia" w:ascii="微软雅黑" w:hAnsi="微软雅黑" w:eastAsia="微软雅黑"/>
          <w:b w:val="0"/>
        </w:rPr>
        <w:t>先说一个数字。根据 2025 年上海综合交通发展报告，</w:t>
      </w:r>
      <w:r>
        <w:rPr>
          <w:rFonts w:hint="eastAsia" w:ascii="微软雅黑" w:hAnsi="微软雅黑" w:eastAsia="微软雅黑"/>
          <w:b w:val="1"/>
        </w:rPr>
        <w:t>上海地铁已承担全市公共交通客运量的约 78%（接近八成）</w:t>
      </w:r>
      <w:r>
        <w:rPr>
          <w:rFonts w:hint="eastAsia" w:ascii="微软雅黑" w:hAnsi="微软雅黑" w:eastAsia="微软雅黑"/>
          <w:b w:val="0"/>
        </w:rPr>
        <w:t>，</w:t>
      </w:r>
      <w:r>
        <w:rPr>
          <w:rFonts w:hint="eastAsia" w:ascii="微软雅黑" w:hAnsi="微软雅黑" w:eastAsia="微软雅黑"/>
          <w:b w:val="1"/>
        </w:rPr>
        <w:t>全年日均客运量 1016 万人次、单日最高突破 1300 万人次</w:t>
      </w:r>
      <w:r>
        <w:rPr>
          <w:rFonts w:ascii="微软雅黑" w:hAnsi="微软雅黑" w:eastAsia="微软雅黑"/>
          <w:b w:val="0"/>
        </w:rPr>
        <w:t>——</w:t>
      </w:r>
      <w:del w:id="96" w:author="yuanzhiqian" w:date="2026-09-10T09:25:00Z">
        <w:r>
          <w:rPr>
            <w:rFonts w:hint="default" w:ascii="微软雅黑" w:hAnsi="微软雅黑" w:eastAsia="微软雅黑"/>
            <w:b w:val="0"/>
            <w:lang w:val="en-US"/>
          </w:rPr>
          <w:delText>这个体量，意味着上海地铁已经不是一种交通工具，而是一座城市的</w:delText>
        </w:r>
      </w:del>
      <w:del w:id="97" w:author="yuanzhiqian" w:date="2026-09-10T09:25:00Z">
        <w:r>
          <w:rPr>
            <w:rFonts w:hint="default" w:ascii="微软雅黑" w:hAnsi="微软雅黑" w:eastAsia="微软雅黑"/>
            <w:b w:val="1"/>
            <w:lang w:val="en-US"/>
          </w:rPr>
          <w:delText>民生基础设施</w:delText>
        </w:r>
      </w:del>
      <w:ins w:id="98" w:author="yuanzhiqian" w:date="2026-09-10T09:25:00Z">
        <w:r>
          <w:rPr>
            <w:rFonts w:hint="eastAsia"/>
            <w:b w:val="0"/>
            <w:lang w:val="en-US" w:eastAsia="zh-CN"/>
          </w:rPr>
          <w:t>是</w:t>
        </w:r>
      </w:ins>
      <w:ins w:id="99" w:author="yuanzhiqian" w:date="2026-09-10T09:25:01Z">
        <w:r>
          <w:rPr>
            <w:rFonts w:hint="eastAsia"/>
            <w:b w:val="0"/>
            <w:lang w:val="en-US" w:eastAsia="zh-CN"/>
          </w:rPr>
          <w:t>我们</w:t>
        </w:r>
      </w:ins>
      <w:ins w:id="100" w:author="yuanzhiqian" w:date="2026-09-10T09:25:03Z">
        <w:r>
          <w:rPr>
            <w:rFonts w:hint="eastAsia"/>
            <w:b w:val="0"/>
            <w:lang w:val="en-US" w:eastAsia="zh-CN"/>
          </w:rPr>
          <w:t>这座</w:t>
        </w:r>
      </w:ins>
      <w:ins w:id="101" w:author="yuanzhiqian" w:date="2026-09-10T09:25:04Z">
        <w:r>
          <w:rPr>
            <w:rFonts w:hint="eastAsia"/>
            <w:b w:val="0"/>
            <w:lang w:val="en-US" w:eastAsia="zh-CN"/>
          </w:rPr>
          <w:t>城市</w:t>
        </w:r>
      </w:ins>
      <w:ins w:id="102" w:author="yuanzhiqian" w:date="2026-09-10T09:25:06Z">
        <w:r>
          <w:rPr>
            <w:rFonts w:hint="eastAsia"/>
            <w:b w:val="0"/>
            <w:lang w:val="en-US" w:eastAsia="zh-CN"/>
          </w:rPr>
          <w:t>公共</w:t>
        </w:r>
      </w:ins>
      <w:ins w:id="103" w:author="yuanzhiqian" w:date="2026-09-10T09:25:07Z">
        <w:r>
          <w:rPr>
            <w:rFonts w:hint="eastAsia"/>
            <w:b w:val="0"/>
            <w:lang w:val="en-US" w:eastAsia="zh-CN"/>
          </w:rPr>
          <w:t>交通</w:t>
        </w:r>
      </w:ins>
      <w:ins w:id="104" w:author="yuanzhiqian" w:date="2026-09-10T09:25:09Z">
        <w:r>
          <w:rPr>
            <w:rFonts w:hint="eastAsia"/>
            <w:b w:val="0"/>
            <w:lang w:val="en-US" w:eastAsia="zh-CN"/>
          </w:rPr>
          <w:t>出行的</w:t>
        </w:r>
      </w:ins>
      <w:ins w:id="105" w:author="yuanzhiqian" w:date="2026-09-10T09:25:11Z">
        <w:r>
          <w:rPr>
            <w:rFonts w:hint="eastAsia"/>
            <w:b w:val="0"/>
            <w:lang w:val="en-US" w:eastAsia="zh-CN"/>
          </w:rPr>
          <w:t>绝对</w:t>
        </w:r>
      </w:ins>
      <w:ins w:id="106" w:author="yuanzhiqian" w:date="2026-09-10T09:25:14Z">
        <w:r>
          <w:rPr>
            <w:rFonts w:hint="eastAsia"/>
            <w:b w:val="0"/>
            <w:lang w:val="en-US" w:eastAsia="zh-CN"/>
          </w:rPr>
          <w:t>主力</w:t>
        </w:r>
      </w:ins>
      <w:r>
        <w:rPr>
          <w:rFonts w:hint="eastAsia" w:ascii="微软雅黑" w:hAnsi="微软雅黑" w:eastAsia="微软雅黑"/>
          <w:b w:val="0"/>
        </w:rPr>
        <w:t>。城市早高峰的出行秩序、商务区的活力、机场火车站的接驳，地铁一停摆，影响</w:t>
      </w:r>
      <w:del w:id="107" w:author="yuanzhiqian" w:date="2026-09-10T11:40:02Z">
        <w:r>
          <w:rPr>
            <w:rFonts w:hint="default" w:ascii="微软雅黑" w:hAnsi="微软雅黑" w:eastAsia="微软雅黑"/>
            <w:b w:val="0"/>
            <w:lang w:val="en-US"/>
          </w:rPr>
          <w:delText>是按城市级计算的</w:delText>
        </w:r>
      </w:del>
      <w:ins w:id="108" w:author="yuanzhiqian" w:date="2026-09-10T11:40:03Z">
        <w:r>
          <w:rPr>
            <w:rFonts w:hint="eastAsia"/>
            <w:b w:val="0"/>
            <w:lang w:val="en-US" w:eastAsia="zh-CN"/>
          </w:rPr>
          <w:t>的是</w:t>
        </w:r>
      </w:ins>
      <w:ins w:id="109" w:author="yuanzhiqian" w:date="2026-09-10T11:40:09Z">
        <w:r>
          <w:rPr>
            <w:rFonts w:hint="eastAsia"/>
            <w:b w:val="0"/>
            <w:lang w:val="en-US" w:eastAsia="zh-CN"/>
          </w:rPr>
          <w:t>数以万计的</w:t>
        </w:r>
      </w:ins>
      <w:ins w:id="110" w:author="yuanzhiqian" w:date="2026-09-10T11:40:24Z">
        <w:r>
          <w:rPr>
            <w:rFonts w:hint="eastAsia"/>
            <w:b w:val="0"/>
            <w:lang w:val="en-US" w:eastAsia="zh-CN"/>
          </w:rPr>
          <w:t>市民</w:t>
        </w:r>
      </w:ins>
      <w:ins w:id="111" w:author="yuanzhiqian" w:date="2026-09-10T11:40:25Z">
        <w:r>
          <w:rPr>
            <w:rFonts w:hint="eastAsia"/>
            <w:b w:val="0"/>
            <w:lang w:val="en-US" w:eastAsia="zh-CN"/>
          </w:rPr>
          <w:t>乘客</w:t>
        </w:r>
      </w:ins>
      <w:ins w:id="112" w:author="yuanzhiqian" w:date="2026-09-10T11:40:28Z">
        <w:r>
          <w:rPr>
            <w:rFonts w:hint="eastAsia"/>
            <w:b w:val="0"/>
            <w:lang w:val="en-US" w:eastAsia="zh-CN"/>
          </w:rPr>
          <w:t>出行</w:t>
        </w:r>
      </w:ins>
      <w:del w:id="113" w:author="yuanzhiqian" w:date="2026-09-10T11:40:36Z">
        <w:r>
          <w:rPr>
            <w:rFonts w:hint="eastAsia" w:ascii="微软雅黑" w:hAnsi="微软雅黑" w:eastAsia="微软雅黑"/>
            <w:b w:val="0"/>
          </w:rPr>
          <w:delText>。</w:delText>
        </w:r>
      </w:del>
      <w:del w:id="114" w:author="yuanzhiqian" w:date="2026-09-10T11:40:35Z">
        <w:r>
          <w:rPr>
            <w:rFonts w:hint="eastAsia" w:ascii="微软雅黑" w:hAnsi="微软雅黑" w:eastAsia="微软雅黑"/>
            <w:b w:val="0"/>
          </w:rPr>
          <w:delText>所以</w:delText>
        </w:r>
      </w:del>
      <w:del w:id="115" w:author="yuanzhiqian" w:date="2026-09-10T11:40:35Z">
        <w:r>
          <w:rPr>
            <w:rFonts w:hint="eastAsia" w:ascii="微软雅黑" w:hAnsi="微软雅黑" w:eastAsia="微软雅黑"/>
            <w:b w:val="1"/>
          </w:rPr>
          <w:delText>运营安全不是一句口号，是每天一千多万人次用脚投票的托付</w:delText>
        </w:r>
      </w:del>
      <w:r>
        <w:rPr>
          <w:rFonts w:hint="eastAsia" w:ascii="微软雅黑" w:hAnsi="微软雅黑" w:eastAsia="微软雅黑"/>
          <w:b w:val="0"/>
        </w:rPr>
        <w:t>。</w:t>
      </w:r>
    </w:p>
    <w:p w14:paraId="40810C7A">
      <w:pPr>
        <w:ind w:firstLine="0"/>
      </w:pPr>
      <w:del w:id="116" w:author="yuanzhiqian" w:date="2026-09-10T11:41:22Z">
        <w:r>
          <w:rPr>
            <w:rFonts w:hint="eastAsia" w:ascii="微软雅黑" w:hAnsi="微软雅黑" w:eastAsia="微软雅黑"/>
            <w:b w:val="0"/>
          </w:rPr>
          <w:delText>再讲一个场景。</w:delText>
        </w:r>
      </w:del>
      <w:r>
        <w:rPr>
          <w:rFonts w:hint="eastAsia" w:ascii="微软雅黑" w:hAnsi="微软雅黑" w:eastAsia="微软雅黑"/>
          <w:b w:val="0"/>
        </w:rPr>
        <w:t>前几年我们在</w:t>
      </w:r>
      <w:del w:id="117" w:author="yuanzhiqian" w:date="2026-09-10T11:46:12Z">
        <w:r>
          <w:rPr>
            <w:rFonts w:hint="default" w:ascii="微软雅黑" w:hAnsi="微软雅黑" w:eastAsia="微软雅黑"/>
            <w:b w:val="0"/>
            <w:lang w:val="en-US"/>
          </w:rPr>
          <w:delText xml:space="preserve"> </w:delText>
        </w:r>
      </w:del>
      <w:del w:id="118" w:author="yuanzhiqian" w:date="2026-09-10T11:46:12Z">
        <w:r>
          <w:rPr>
            <w:rFonts w:hint="default" w:ascii="微软雅黑" w:hAnsi="微软雅黑" w:eastAsia="微软雅黑"/>
            <w:b w:val="1"/>
            <w:lang w:val="en-US"/>
          </w:rPr>
          <w:delText>9 号线和 11 号</w:delText>
        </w:r>
      </w:del>
      <w:ins w:id="119" w:author="yuanzhiqian" w:date="2026-09-10T11:46:14Z">
        <w:r>
          <w:rPr>
            <w:rFonts w:hint="eastAsia"/>
            <w:b w:val="0"/>
            <w:lang w:val="en-US" w:eastAsia="zh-CN"/>
          </w:rPr>
          <w:t>多条</w:t>
        </w:r>
      </w:ins>
      <w:ins w:id="120" w:author="yuanzhiqian" w:date="2026-09-10T11:46:15Z">
        <w:r>
          <w:rPr>
            <w:rFonts w:hint="eastAsia"/>
            <w:b w:val="0"/>
            <w:lang w:val="en-US" w:eastAsia="zh-CN"/>
          </w:rPr>
          <w:t>线路</w:t>
        </w:r>
      </w:ins>
      <w:r>
        <w:rPr>
          <w:rFonts w:hint="eastAsia" w:ascii="微软雅黑" w:hAnsi="微软雅黑" w:eastAsia="微软雅黑"/>
          <w:b w:val="1"/>
        </w:rPr>
        <w:t>线先后发生了车地无线通信被干扰的事件</w:t>
      </w:r>
      <w:r>
        <w:rPr>
          <w:rFonts w:hint="eastAsia" w:ascii="微软雅黑" w:hAnsi="微软雅黑" w:eastAsia="微软雅黑"/>
          <w:b w:val="0"/>
        </w:rPr>
        <w:t>。</w:t>
      </w:r>
      <w:del w:id="121" w:author="yuanzhiqian" w:date="2026-09-10T11:44:05Z">
        <w:r>
          <w:rPr>
            <w:rFonts w:hint="eastAsia" w:ascii="微软雅黑" w:hAnsi="微软雅黑" w:eastAsia="微软雅黑"/>
            <w:b w:val="0"/>
          </w:rPr>
          <w:delText>不是演练，是真实发生的。外部干扰源压制了车地无线链路，</w:delText>
        </w:r>
      </w:del>
      <w:r>
        <w:rPr>
          <w:rFonts w:hint="eastAsia" w:ascii="微软雅黑" w:hAnsi="微软雅黑" w:eastAsia="微软雅黑"/>
          <w:b w:val="0"/>
        </w:rPr>
        <w:t>列车与地面的实时数据传输中断，</w:t>
      </w:r>
      <w:del w:id="122" w:author="yuanzhiqian" w:date="2026-09-10T11:44:52Z">
        <w:r>
          <w:rPr>
            <w:rFonts w:hint="default" w:ascii="微软雅黑" w:hAnsi="微软雅黑" w:eastAsia="微软雅黑"/>
            <w:b w:val="0"/>
            <w:lang w:val="en-US"/>
          </w:rPr>
          <w:delText>结果是</w:delText>
        </w:r>
      </w:del>
      <w:ins w:id="123" w:author="yuanzhiqian" w:date="2026-09-10T11:44:55Z">
        <w:r>
          <w:rPr>
            <w:rFonts w:hint="eastAsia"/>
            <w:b w:val="0"/>
            <w:lang w:val="en-US" w:eastAsia="zh-CN"/>
          </w:rPr>
          <w:t>迫使</w:t>
        </w:r>
      </w:ins>
      <w:r>
        <w:rPr>
          <w:rFonts w:hint="eastAsia" w:ascii="微软雅黑" w:hAnsi="微软雅黑" w:eastAsia="微软雅黑"/>
          <w:b w:val="0"/>
        </w:rPr>
        <w:t>列车</w:t>
      </w:r>
      <w:del w:id="124" w:author="yuanzhiqian" w:date="2026-09-10T11:44:59Z">
        <w:r>
          <w:rPr>
            <w:rFonts w:hint="eastAsia" w:ascii="微软雅黑" w:hAnsi="微软雅黑" w:eastAsia="微软雅黑"/>
            <w:b w:val="0"/>
          </w:rPr>
          <w:delText>被迫</w:delText>
        </w:r>
      </w:del>
      <w:r>
        <w:rPr>
          <w:rFonts w:hint="eastAsia" w:ascii="微软雅黑" w:hAnsi="微软雅黑" w:eastAsia="微软雅黑"/>
          <w:b w:val="0"/>
        </w:rPr>
        <w:t>降级运行</w:t>
      </w:r>
      <w:del w:id="125" w:author="yuanzhiqian" w:date="2026-09-10T11:45:02Z">
        <w:r>
          <w:rPr>
            <w:rFonts w:hint="eastAsia" w:ascii="微软雅黑" w:hAnsi="微软雅黑" w:eastAsia="微软雅黑"/>
            <w:b w:val="0"/>
          </w:rPr>
          <w:delText>——自动驾驶退回人工驾驶</w:delText>
        </w:r>
      </w:del>
      <w:r>
        <w:rPr>
          <w:rFonts w:hint="eastAsia" w:ascii="微软雅黑" w:hAnsi="微软雅黑" w:eastAsia="微软雅黑"/>
          <w:b w:val="0"/>
        </w:rPr>
        <w:t>，</w:t>
      </w:r>
      <w:ins w:id="126" w:author="yuanzhiqian" w:date="2026-09-10T11:45:28Z">
        <w:r>
          <w:rPr>
            <w:rFonts w:hint="eastAsia"/>
            <w:b w:val="0"/>
            <w:lang w:val="en-US" w:eastAsia="zh-CN"/>
          </w:rPr>
          <w:t>以</w:t>
        </w:r>
      </w:ins>
      <w:ins w:id="127" w:author="yuanzhiqian" w:date="2026-09-10T11:45:29Z">
        <w:r>
          <w:rPr>
            <w:rFonts w:hint="eastAsia"/>
            <w:b w:val="0"/>
            <w:lang w:val="en-US" w:eastAsia="zh-CN"/>
          </w:rPr>
          <w:t>11</w:t>
        </w:r>
      </w:ins>
      <w:ins w:id="128" w:author="yuanzhiqian" w:date="2026-09-10T11:45:30Z">
        <w:r>
          <w:rPr>
            <w:rFonts w:hint="eastAsia"/>
            <w:b w:val="0"/>
            <w:lang w:val="en-US" w:eastAsia="zh-CN"/>
          </w:rPr>
          <w:t>号线</w:t>
        </w:r>
      </w:ins>
      <w:ins w:id="129" w:author="yuanzhiqian" w:date="2026-09-10T11:45:35Z">
        <w:r>
          <w:rPr>
            <w:rFonts w:hint="eastAsia"/>
            <w:b w:val="0"/>
            <w:lang w:val="en-US" w:eastAsia="zh-CN"/>
          </w:rPr>
          <w:t>哪次为例</w:t>
        </w:r>
      </w:ins>
      <w:ins w:id="130" w:author="yuanzhiqian" w:date="2026-09-10T11:45:37Z">
        <w:r>
          <w:rPr>
            <w:rFonts w:hint="eastAsia"/>
            <w:b w:val="0"/>
            <w:lang w:val="en-US" w:eastAsia="zh-CN"/>
          </w:rPr>
          <w:t>，</w:t>
        </w:r>
      </w:ins>
      <w:ins w:id="131" w:author="yuanzhiqian" w:date="2026-09-10T11:45:24Z">
        <w:r>
          <w:rPr>
            <w:rFonts w:hint="eastAsia" w:ascii="微软雅黑" w:hAnsi="微软雅黑" w:eastAsia="微软雅黑"/>
            <w:b w:val="0"/>
          </w:rPr>
          <w:t>导致3个车站、29个区段运营受扰，45辆列车模式丢失，造成局部运能由6分钟间隔调整为13分钟间隔，影响持续近7小时，影响市民出行12.7万人次</w:t>
        </w:r>
      </w:ins>
      <w:ins w:id="132" w:author="yuanzhiqian" w:date="2026-09-10T11:45:50Z">
        <w:r>
          <w:rPr>
            <w:rFonts w:hint="eastAsia"/>
            <w:b w:val="0"/>
            <w:lang w:eastAsia="zh-CN"/>
          </w:rPr>
          <w:t>，</w:t>
        </w:r>
      </w:ins>
      <w:del w:id="133" w:author="yuanzhiqian" w:date="2026-09-10T11:45:45Z">
        <w:r>
          <w:rPr>
            <w:rFonts w:hint="eastAsia" w:ascii="微软雅黑" w:hAnsi="微软雅黑" w:eastAsia="微软雅黑"/>
            <w:b w:val="0"/>
          </w:rPr>
          <w:delText>行车间隔被拉长。</w:delText>
        </w:r>
      </w:del>
      <w:del w:id="134" w:author="yuanzhiqian" w:date="2026-09-10T11:45:45Z">
        <w:r>
          <w:rPr>
            <w:rFonts w:hint="eastAsia" w:ascii="微软雅黑" w:hAnsi="微软雅黑" w:eastAsia="微软雅黑"/>
            <w:b w:val="1"/>
          </w:rPr>
          <w:delText>两次事件都是几个小时、影响十几万客流</w:delText>
        </w:r>
      </w:del>
      <w:del w:id="135" w:author="yuanzhiqian" w:date="2026-09-10T11:45:45Z">
        <w:r>
          <w:rPr>
            <w:rFonts w:hint="eastAsia" w:ascii="微软雅黑" w:hAnsi="微软雅黑" w:eastAsia="微软雅黑"/>
            <w:b w:val="0"/>
          </w:rPr>
          <w:delText>，波及多个车站和区段</w:delText>
        </w:r>
      </w:del>
      <w:del w:id="136" w:author="yuanzhiqian" w:date="2026-09-10T11:45:50Z">
        <w:r>
          <w:rPr>
            <w:rFonts w:hint="eastAsia" w:ascii="微软雅黑" w:hAnsi="微软雅黑" w:eastAsia="微软雅黑"/>
            <w:b w:val="0"/>
          </w:rPr>
          <w:delText>，</w:delText>
        </w:r>
      </w:del>
      <w:r>
        <w:rPr>
          <w:rFonts w:hint="eastAsia" w:ascii="微软雅黑" w:hAnsi="微软雅黑" w:eastAsia="微软雅黑"/>
          <w:b w:val="0"/>
        </w:rPr>
        <w:t>直接冲击的是市民出行和上海地铁的运营安全。</w:t>
      </w:r>
    </w:p>
    <w:p w14:paraId="69B36839">
      <w:pPr>
        <w:ind w:firstLine="0"/>
        <w:rPr>
          <w:ins w:id="137" w:author="yuanzhiqian" w:date="2026-09-10T16:02:39Z"/>
          <w:rFonts w:ascii="微软雅黑" w:hAnsi="微软雅黑" w:eastAsia="微软雅黑"/>
          <w:b w:val="0"/>
        </w:rPr>
      </w:pPr>
      <w:del w:id="137" w:author="yuanzhiqian" w:date="2026-09-10T11:47:04Z">
        <w:r>
          <w:rPr>
            <w:rFonts w:hint="eastAsia" w:ascii="微软雅黑" w:hAnsi="微软雅黑" w:eastAsia="微软雅黑"/>
            <w:b w:val="0"/>
          </w:rPr>
          <w:delText>这两个事实摆在一起，我想说的是：</w:delText>
        </w:r>
      </w:del>
      <w:r>
        <w:rPr>
          <w:rFonts w:hint="eastAsia" w:ascii="微软雅黑" w:hAnsi="微软雅黑" w:eastAsia="微软雅黑"/>
          <w:b w:val="1"/>
        </w:rPr>
        <w:t>上海地铁的运营安全</w:t>
      </w:r>
      <w:del w:id="138" w:author="yuanzhiqian" w:date="2026-09-10T11:47:09Z">
        <w:r>
          <w:rPr>
            <w:rFonts w:hint="eastAsia" w:ascii="微软雅黑" w:hAnsi="微软雅黑" w:eastAsia="微软雅黑"/>
            <w:b w:val="1"/>
          </w:rPr>
          <w:delText>，已经不是一家运营公司的事——它</w:delText>
        </w:r>
      </w:del>
      <w:r>
        <w:rPr>
          <w:rFonts w:hint="eastAsia" w:ascii="微软雅黑" w:hAnsi="微软雅黑" w:eastAsia="微软雅黑"/>
          <w:b w:val="1"/>
        </w:rPr>
        <w:t>直接关联城市运行。</w:t>
      </w:r>
      <w:r>
        <w:rPr>
          <w:rFonts w:ascii="微软雅黑" w:hAnsi="微软雅黑" w:eastAsia="微软雅黑"/>
          <w:b w:val="0"/>
        </w:rPr>
        <w:t xml:space="preserve"> </w:t>
      </w:r>
      <w:del w:id="139" w:author="yuanzhiqian" w:date="2026-09-10T11:48:01Z">
        <w:r>
          <w:rPr>
            <w:rFonts w:hint="eastAsia" w:ascii="微软雅黑" w:hAnsi="微软雅黑" w:eastAsia="微软雅黑"/>
            <w:b w:val="0"/>
          </w:rPr>
          <w:delText>而</w:delText>
        </w:r>
      </w:del>
      <w:r>
        <w:rPr>
          <w:rFonts w:hint="eastAsia" w:ascii="微软雅黑" w:hAnsi="微软雅黑" w:eastAsia="微软雅黑"/>
          <w:b w:val="0"/>
        </w:rPr>
        <w:t>我们通号分公司守的那一角——通信、信号系统的运行安全——正是其中不能出差错的一环。这也决定了我们对供应商、对合作伙伴的标准，只能比通用行业更高，不能更低。</w:t>
      </w:r>
    </w:p>
    <w:p w14:paraId="7465E879">
      <w:pPr>
        <w:ind w:firstLine="0"/>
        <w:rPr>
          <w:rFonts w:ascii="微软雅黑" w:hAnsi="微软雅黑" w:eastAsia="微软雅黑"/>
          <w:b w:val="0"/>
        </w:rPr>
      </w:pPr>
      <w:ins w:id="140" w:author="yuanzhiqian" w:date="2026-09-10T16:03:00Z">
        <w:r>
          <w:drawing>
            <wp:inline distT="0" distB="0" distL="114300" distR="114300">
              <wp:extent cx="5483225" cy="2492375"/>
              <wp:effectExtent l="0" t="0" r="3175" b="3175"/>
              <wp:docPr id="2" name="图片 2"/>
              <wp:cNvGraphicFramePr>
                <a:graphicFrameLocks noChangeAspect="1"/>
              </wp:cNvGraphicFramePr>
              <a:graphic>
                <a:graphicData uri="http://schemas.openxmlformats.org/drawingml/2006/picture">
                  <pic:pic>
                    <pic:nvPicPr>
                      <pic:cNvPr id="3" name="图片 2"/>
                      <pic:cNvPicPr>
                        <a:picLocks noChangeAspect="1"/>
                      </pic:cNvPicPr>
                    </pic:nvPicPr>
                    <pic:blipFill>
                      <a:blip r:embed="rId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83225" cy="2492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14:paraId="2EE23D0E">
      <w:pPr>
        <w:pStyle w:val="00001b"/>
      </w:pPr>
      <w:r>
        <w:rPr>
          <w:rFonts w:hint="eastAsia"/>
        </w:rPr>
        <w:t>第一块：系统安全的四大支柱（3 分钟）</w:t>
      </w:r>
    </w:p>
    <w:p w14:paraId="2EBB57B7">
      <w:pPr>
        <w:ind w:firstLine="0"/>
      </w:pPr>
      <w:r>
        <w:rPr>
          <w:rFonts w:hint="eastAsia" w:ascii="微软雅黑" w:hAnsi="微软雅黑" w:eastAsia="微软雅黑"/>
          <w:b w:val="0"/>
        </w:rPr>
        <w:t>对我们通号分公司这样的设施设备运维单位来说，要保证所辖通信、信号系统</w:t>
      </w:r>
      <w:r>
        <w:rPr>
          <w:rFonts w:hint="eastAsia" w:ascii="微软雅黑" w:hAnsi="微软雅黑" w:eastAsia="微软雅黑"/>
          <w:b w:val="1"/>
        </w:rPr>
        <w:t>安全可靠</w:t>
      </w:r>
      <w:r>
        <w:rPr>
          <w:rFonts w:hint="eastAsia" w:ascii="微软雅黑" w:hAnsi="微软雅黑" w:eastAsia="微软雅黑"/>
          <w:b w:val="0"/>
        </w:rPr>
        <w:t>地运转，靠的也是一套系统工程。我认为要靠</w:t>
      </w:r>
      <w:r>
        <w:rPr>
          <w:rFonts w:hint="eastAsia" w:ascii="微软雅黑" w:hAnsi="微软雅黑" w:eastAsia="微软雅黑"/>
          <w:b w:val="1"/>
        </w:rPr>
        <w:t>四个支柱</w:t>
      </w:r>
      <w:r>
        <w:rPr>
          <w:rFonts w:hint="eastAsia" w:ascii="微软雅黑" w:hAnsi="微软雅黑" w:eastAsia="微软雅黑"/>
          <w:b w:val="0"/>
        </w:rPr>
        <w:t>——缺一不可：</w:t>
      </w:r>
    </w:p>
    <w:p w14:paraId="76C56210">
      <w:pPr>
        <w:spacing w:after="200" w:line="276" w:lineRule="auto"/>
        <w:ind w:left="360"/>
      </w:pPr>
      <w:r>
        <w:rPr>
          <w:rFonts w:hint="eastAsia" w:ascii="Consolas" w:hAnsi="Consolas" w:eastAsia="Consolas"/>
          <w:sz w:val="18"/>
        </w:rPr>
        <w:t xml:space="preserve">               系统安全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┌──────────┴──────────┐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 xml:space="preserve">  方案设计合理  建设执行到位  维护保障有力  全生命周期自主可控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A          B            C              D</w:t>
      </w:r>
    </w:p>
    <w:p w14:paraId="48BE2EB5">
      <w:pPr>
        <w:pStyle w:val="00000d"/>
      </w:pPr>
      <w:r>
        <w:rPr>
          <w:rFonts w:hint="eastAsia" w:ascii="微软雅黑" w:hAnsi="微软雅黑" w:eastAsia="微软雅黑"/>
          <w:b w:val="1"/>
        </w:rPr>
        <w:t>A，方案设计合理</w:t>
      </w:r>
      <w:r>
        <w:rPr>
          <w:rFonts w:hint="eastAsia" w:ascii="微软雅黑" w:hAnsi="微软雅黑" w:eastAsia="微软雅黑"/>
          <w:b w:val="0"/>
        </w:rPr>
        <w:t>——顶层的功能定位、配置规划、完整的系统拓扑设计，要经得起 RAMS（可靠性、可用性、可维修性、安全性）的逐项校核；</w:t>
      </w:r>
    </w:p>
    <w:p w14:paraId="29CCF337">
      <w:pPr>
        <w:pStyle w:val="00000d"/>
      </w:pPr>
      <w:r>
        <w:rPr>
          <w:rFonts w:hint="eastAsia" w:ascii="微软雅黑" w:hAnsi="微软雅黑" w:eastAsia="微软雅黑"/>
          <w:b w:val="1"/>
        </w:rPr>
        <w:t>B，建设执行到位</w:t>
      </w:r>
      <w:r>
        <w:rPr>
          <w:rFonts w:hint="eastAsia" w:ascii="微软雅黑" w:hAnsi="微软雅黑" w:eastAsia="微软雅黑"/>
          <w:b w:val="0"/>
        </w:rPr>
        <w:t>——纸面设计能不能真正落地，靠的是把设计方案转化成施工工艺、把控住工程质量、完成系统联调联试</w:t>
      </w:r>
      <w:ins w:id="141" w:author="yuanzhiqian" w:date="2026-09-10T11:50:16Z">
        <w:r>
          <w:rPr>
            <w:rFonts w:hint="eastAsia"/>
            <w:b w:val="0"/>
            <w:lang w:eastAsia="zh-CN"/>
          </w:rPr>
          <w:t>，</w:t>
        </w:r>
      </w:ins>
      <w:ins w:id="142" w:author="yuanzhiqian" w:date="2026-09-10T11:50:18Z">
        <w:r>
          <w:rPr>
            <w:rFonts w:hint="eastAsia"/>
            <w:b w:val="0"/>
            <w:lang w:val="en-US" w:eastAsia="zh-CN"/>
          </w:rPr>
          <w:t>交付</w:t>
        </w:r>
      </w:ins>
      <w:ins w:id="143" w:author="yuanzhiqian" w:date="2026-09-10T11:50:19Z">
        <w:r>
          <w:rPr>
            <w:rFonts w:hint="eastAsia"/>
            <w:b w:val="0"/>
            <w:lang w:val="en-US" w:eastAsia="zh-CN"/>
          </w:rPr>
          <w:t>的</w:t>
        </w:r>
      </w:ins>
      <w:ins w:id="144" w:author="yuanzhiqian" w:date="2026-09-10T11:50:20Z">
        <w:r>
          <w:rPr>
            <w:rFonts w:hint="eastAsia"/>
            <w:b w:val="0"/>
            <w:lang w:val="en-US" w:eastAsia="zh-CN"/>
          </w:rPr>
          <w:t>成品</w:t>
        </w:r>
      </w:ins>
      <w:ins w:id="145" w:author="yuanzhiqian" w:date="2026-09-10T11:50:21Z">
        <w:r>
          <w:rPr>
            <w:rFonts w:hint="eastAsia"/>
            <w:b w:val="0"/>
            <w:lang w:val="en-US" w:eastAsia="zh-CN"/>
          </w:rPr>
          <w:t>要</w:t>
        </w:r>
      </w:ins>
      <w:ins w:id="146" w:author="yuanzhiqian" w:date="2026-09-10T11:50:23Z">
        <w:r>
          <w:rPr>
            <w:rFonts w:hint="eastAsia"/>
            <w:b w:val="0"/>
            <w:lang w:val="en-US" w:eastAsia="zh-CN"/>
          </w:rPr>
          <w:t>与</w:t>
        </w:r>
      </w:ins>
      <w:ins w:id="147" w:author="yuanzhiqian" w:date="2026-09-10T11:50:25Z">
        <w:r>
          <w:rPr>
            <w:rFonts w:hint="eastAsia"/>
            <w:b w:val="0"/>
            <w:lang w:val="en-US" w:eastAsia="zh-CN"/>
          </w:rPr>
          <w:t>设计</w:t>
        </w:r>
      </w:ins>
      <w:ins w:id="148" w:author="yuanzhiqian" w:date="2026-09-10T11:50:27Z">
        <w:r>
          <w:rPr>
            <w:rFonts w:hint="eastAsia"/>
            <w:b w:val="0"/>
            <w:lang w:val="en-US" w:eastAsia="zh-CN"/>
          </w:rPr>
          <w:t>规划</w:t>
        </w:r>
      </w:ins>
      <w:ins w:id="149" w:author="yuanzhiqian" w:date="2026-09-10T11:50:29Z">
        <w:r>
          <w:rPr>
            <w:rFonts w:hint="eastAsia"/>
            <w:b w:val="0"/>
            <w:lang w:val="en-US" w:eastAsia="zh-CN"/>
          </w:rPr>
          <w:t>对齐</w:t>
        </w:r>
      </w:ins>
      <w:r>
        <w:rPr>
          <w:rFonts w:hint="eastAsia" w:ascii="微软雅黑" w:hAnsi="微软雅黑" w:eastAsia="微软雅黑"/>
          <w:b w:val="0"/>
        </w:rPr>
        <w:t>；</w:t>
      </w:r>
    </w:p>
    <w:p w14:paraId="72A25EED">
      <w:pPr>
        <w:pStyle w:val="00000d"/>
      </w:pPr>
      <w:r>
        <w:rPr>
          <w:rFonts w:hint="eastAsia" w:ascii="微软雅黑" w:hAnsi="微软雅黑" w:eastAsia="微软雅黑"/>
          <w:b w:val="1"/>
        </w:rPr>
        <w:t>C，维护保障有力</w:t>
      </w:r>
      <w:r>
        <w:rPr>
          <w:rFonts w:hint="eastAsia" w:ascii="微软雅黑" w:hAnsi="微软雅黑" w:eastAsia="微软雅黑"/>
          <w:b w:val="0"/>
        </w:rPr>
        <w:t>——上线之后能不能持续安全运行，靠的是完备的维护手段（感知、预警、定位、操作四类能力），以及培训演练到位、队伍支撑到位（人、机、料、法、环的标准化管理）；</w:t>
      </w:r>
    </w:p>
    <w:p w14:paraId="7E0C10E3">
      <w:pPr>
        <w:pStyle w:val="00000d"/>
      </w:pPr>
      <w:r>
        <w:rPr>
          <w:rFonts w:hint="eastAsia" w:ascii="微软雅黑" w:hAnsi="微软雅黑" w:eastAsia="微软雅黑"/>
          <w:b w:val="1"/>
        </w:rPr>
        <w:t>D，全生命周期自主可控</w:t>
      </w:r>
      <w:r>
        <w:rPr>
          <w:rFonts w:hint="eastAsia" w:ascii="微软雅黑" w:hAnsi="微软雅黑" w:eastAsia="微软雅黑"/>
          <w:b w:val="0"/>
        </w:rPr>
        <w:t xml:space="preserve">——能不能把这种安全状态保持 </w:t>
      </w:r>
      <w:r>
        <w:rPr>
          <w:rFonts w:hint="eastAsia" w:ascii="微软雅黑" w:hAnsi="微软雅黑" w:eastAsia="微软雅黑"/>
          <w:b w:val="1"/>
        </w:rPr>
        <w:t>15 年以上</w:t>
      </w:r>
      <w:r>
        <w:rPr>
          <w:rFonts w:hint="eastAsia" w:ascii="微软雅黑" w:hAnsi="微软雅黑" w:eastAsia="微软雅黑"/>
          <w:b w:val="0"/>
        </w:rPr>
        <w:t>——这正是地铁场景和一般商用场景最大的差别。设计要前瞻、供应要延续、应急要托底、备件要可替代。</w:t>
      </w:r>
    </w:p>
    <w:p w14:paraId="41D5E030">
      <w:pPr>
        <w:ind w:firstLine="0"/>
      </w:pPr>
      <w:r>
        <w:rPr>
          <w:rFonts w:hint="eastAsia" w:ascii="微软雅黑" w:hAnsi="微软雅黑" w:eastAsia="微软雅黑"/>
          <w:b w:val="1"/>
        </w:rPr>
        <w:t>这四块，是一个齿轮组的四个齿轮。</w:t>
      </w:r>
      <w:r>
        <w:rPr>
          <w:rFonts w:hint="eastAsia" w:ascii="微软雅黑" w:hAnsi="微软雅黑" w:eastAsia="微软雅黑"/>
          <w:b w:val="0"/>
        </w:rPr>
        <w:t xml:space="preserve"> 任何一块弱，整组都会出问题。而</w:t>
      </w:r>
      <w:r>
        <w:rPr>
          <w:rFonts w:hint="eastAsia" w:ascii="微软雅黑" w:hAnsi="微软雅黑" w:eastAsia="微软雅黑"/>
          <w:b w:val="1"/>
        </w:rPr>
        <w:t>华为作为上海地铁的战略合作伙伴、通信行业的头部企业，也是上海地铁通信、信号系统的主要设备和系统供应商</w:t>
      </w:r>
      <w:r>
        <w:rPr>
          <w:rFonts w:hint="eastAsia" w:ascii="微软雅黑" w:hAnsi="微软雅黑" w:eastAsia="微软雅黑"/>
          <w:b w:val="0"/>
        </w:rPr>
        <w:t>，在 A、B、C、D 这四个支柱上</w:t>
      </w:r>
      <w:r>
        <w:rPr>
          <w:rFonts w:hint="eastAsia" w:ascii="微软雅黑" w:hAnsi="微软雅黑" w:eastAsia="微软雅黑"/>
          <w:b w:val="1"/>
        </w:rPr>
        <w:t>都能起到关键作用</w:t>
      </w:r>
      <w:r>
        <w:rPr>
          <w:rFonts w:hint="eastAsia" w:ascii="微软雅黑" w:hAnsi="微软雅黑" w:eastAsia="微软雅黑"/>
          <w:b w:val="0"/>
        </w:rPr>
        <w:t>——既在支撑着我们，也还有进一步深化的空间。接下来我逐项展开。</w:t>
      </w:r>
    </w:p>
    <w:p w14:paraId="083D5ED3">
      <w:pPr>
        <w:pStyle w:val="00001b"/>
      </w:pPr>
      <w:r>
        <w:rPr>
          <w:rFonts w:hint="eastAsia"/>
        </w:rPr>
        <w:t>第二块：方案设计合理</w:t>
      </w:r>
      <w:del w:id="150" w:author="yuanzhiqian" w:date="2026-09-10T17:02:32Z">
        <w:r>
          <w:rPr>
            <w:rFonts w:hint="eastAsia"/>
          </w:rPr>
          <w:delText>——从"卖设备"到"共定方案"（2 分钟）</w:delText>
        </w:r>
      </w:del>
    </w:p>
    <w:p w14:paraId="16AB03BE">
      <w:pPr>
        <w:ind w:firstLine="0"/>
      </w:pPr>
      <w:r>
        <w:rPr>
          <w:rFonts w:hint="eastAsia" w:ascii="微软雅黑" w:hAnsi="微软雅黑" w:eastAsia="微软雅黑"/>
          <w:b w:val="1"/>
        </w:rPr>
        <w:t>A 支柱的核心，是方案设计要</w:t>
      </w:r>
      <w:ins w:id="151" w:author="yuanzhiqian" w:date="2026-09-10T16:10:37Z">
        <w:r>
          <w:rPr>
            <w:rFonts w:hint="eastAsia"/>
            <w:b w:val="1"/>
            <w:lang w:val="en-US" w:eastAsia="zh-CN"/>
          </w:rPr>
          <w:t>科学</w:t>
        </w:r>
      </w:ins>
      <w:r>
        <w:rPr>
          <w:rFonts w:hint="eastAsia" w:ascii="微软雅黑" w:hAnsi="微软雅黑" w:eastAsia="微软雅黑"/>
          <w:b w:val="1"/>
        </w:rPr>
        <w:t>合理。</w:t>
      </w:r>
    </w:p>
    <w:p w14:paraId="76AA688A">
      <w:pPr>
        <w:ind w:firstLine="0"/>
        <w:rPr>
          <w:ins w:id="154" w:author="yuanzhiqian" w:date="2026-09-10T16:38:52Z"/>
          <w:rFonts w:hint="default"/>
          <w:b w:val="0"/>
          <w:lang w:val="en-US" w:eastAsia="zh-CN"/>
        </w:rPr>
      </w:pPr>
      <w:ins w:id="152" w:author="yuanzhiqian" w:date="2026-09-10T13:11:08Z">
        <w:r>
          <w:rPr>
            <w:rFonts w:hint="eastAsia"/>
            <w:b w:val="0"/>
            <w:lang w:val="en-US" w:eastAsia="zh-CN"/>
          </w:rPr>
          <w:t>结合</w:t>
        </w:r>
      </w:ins>
      <w:ins w:id="153" w:author="yuanzhiqian" w:date="2026-09-10T12:12:07Z">
        <w:r>
          <w:rPr>
            <w:rFonts w:hint="eastAsia"/>
            <w:b w:val="0"/>
            <w:lang w:val="en-US" w:eastAsia="zh-CN"/>
          </w:rPr>
          <w:t>上海地铁</w:t>
        </w:r>
      </w:ins>
      <w:ins w:id="154" w:author="yuanzhiqian" w:date="2026-09-10T13:11:14Z">
        <w:r>
          <w:rPr>
            <w:rFonts w:hint="eastAsia"/>
            <w:b w:val="0"/>
            <w:lang w:val="en-US" w:eastAsia="zh-CN"/>
          </w:rPr>
          <w:t>30年</w:t>
        </w:r>
      </w:ins>
      <w:ins w:id="155" w:author="yuanzhiqian" w:date="2026-09-10T13:11:15Z">
        <w:r>
          <w:rPr>
            <w:rFonts w:hint="eastAsia"/>
            <w:b w:val="0"/>
            <w:lang w:val="en-US" w:eastAsia="zh-CN"/>
          </w:rPr>
          <w:t>来的</w:t>
        </w:r>
      </w:ins>
      <w:ins w:id="156" w:author="yuanzhiqian" w:date="2026-09-10T13:11:21Z">
        <w:r>
          <w:rPr>
            <w:rFonts w:hint="eastAsia"/>
            <w:b w:val="0"/>
            <w:lang w:val="en-US" w:eastAsia="zh-CN"/>
          </w:rPr>
          <w:t>运营</w:t>
        </w:r>
      </w:ins>
      <w:ins w:id="157" w:author="yuanzhiqian" w:date="2026-09-10T13:11:26Z">
        <w:r>
          <w:rPr>
            <w:rFonts w:hint="eastAsia"/>
            <w:b w:val="0"/>
            <w:lang w:val="en-US" w:eastAsia="zh-CN"/>
          </w:rPr>
          <w:t>经验，</w:t>
        </w:r>
      </w:ins>
      <w:ins w:id="158" w:author="yuanzhiqian" w:date="2026-09-10T13:11:45Z">
        <w:r>
          <w:rPr>
            <w:rFonts w:hint="eastAsia"/>
            <w:b w:val="0"/>
            <w:lang w:val="en-US" w:eastAsia="zh-CN"/>
          </w:rPr>
          <w:t>各</w:t>
        </w:r>
      </w:ins>
      <w:ins w:id="159" w:author="yuanzhiqian" w:date="2026-09-10T13:11:47Z">
        <w:r>
          <w:rPr>
            <w:rFonts w:hint="eastAsia"/>
            <w:b w:val="0"/>
            <w:lang w:val="en-US" w:eastAsia="zh-CN"/>
          </w:rPr>
          <w:t>通信</w:t>
        </w:r>
      </w:ins>
      <w:ins w:id="160" w:author="yuanzhiqian" w:date="2026-09-10T13:11:48Z">
        <w:r>
          <w:rPr>
            <w:rFonts w:hint="eastAsia"/>
            <w:b w:val="0"/>
            <w:lang w:val="en-US" w:eastAsia="zh-CN"/>
          </w:rPr>
          <w:t>系统</w:t>
        </w:r>
      </w:ins>
      <w:ins w:id="161" w:author="yuanzhiqian" w:date="2026-09-10T13:12:05Z">
        <w:r>
          <w:rPr>
            <w:rFonts w:hint="eastAsia"/>
            <w:b w:val="0"/>
            <w:lang w:val="en-US" w:eastAsia="zh-CN"/>
          </w:rPr>
          <w:t>有</w:t>
        </w:r>
      </w:ins>
      <w:ins w:id="162" w:author="yuanzhiqian" w:date="2026-09-10T13:12:08Z">
        <w:r>
          <w:rPr>
            <w:rFonts w:hint="eastAsia"/>
            <w:b w:val="0"/>
            <w:lang w:val="en-US" w:eastAsia="zh-CN"/>
          </w:rPr>
          <w:t>明确</w:t>
        </w:r>
      </w:ins>
      <w:ins w:id="163" w:author="yuanzhiqian" w:date="2026-09-10T13:12:09Z">
        <w:r>
          <w:rPr>
            <w:rFonts w:hint="eastAsia"/>
            <w:b w:val="0"/>
            <w:lang w:val="en-US" w:eastAsia="zh-CN"/>
          </w:rPr>
          <w:t>的建设</w:t>
        </w:r>
      </w:ins>
      <w:ins w:id="164" w:author="yuanzhiqian" w:date="2026-09-10T13:12:11Z">
        <w:r>
          <w:rPr>
            <w:rFonts w:hint="eastAsia"/>
            <w:b w:val="0"/>
            <w:lang w:val="en-US" w:eastAsia="zh-CN"/>
          </w:rPr>
          <w:t>指导</w:t>
        </w:r>
      </w:ins>
      <w:ins w:id="165" w:author="yuanzhiqian" w:date="2026-09-10T13:12:13Z">
        <w:r>
          <w:rPr>
            <w:rFonts w:hint="eastAsia"/>
            <w:b w:val="0"/>
            <w:lang w:val="en-US" w:eastAsia="zh-CN"/>
          </w:rPr>
          <w:t>意见</w:t>
        </w:r>
      </w:ins>
      <w:ins w:id="166" w:author="yuanzhiqian" w:date="2026-09-10T13:12:14Z">
        <w:r>
          <w:rPr>
            <w:rFonts w:hint="eastAsia"/>
            <w:b w:val="0"/>
            <w:lang w:val="en-US" w:eastAsia="zh-CN"/>
          </w:rPr>
          <w:t>作为</w:t>
        </w:r>
      </w:ins>
      <w:ins w:id="167" w:author="yuanzhiqian" w:date="2026-09-10T13:12:16Z">
        <w:r>
          <w:rPr>
            <w:rFonts w:hint="eastAsia"/>
            <w:b w:val="0"/>
            <w:lang w:val="en-US" w:eastAsia="zh-CN"/>
          </w:rPr>
          <w:t>指引，</w:t>
        </w:r>
      </w:ins>
      <w:ins w:id="168" w:author="yuanzhiqian" w:date="2026-09-10T13:14:26Z">
        <w:r>
          <w:rPr>
            <w:rFonts w:hint="eastAsia"/>
            <w:b w:val="0"/>
            <w:lang w:val="en-US" w:eastAsia="zh-CN"/>
          </w:rPr>
          <w:t>明确</w:t>
        </w:r>
      </w:ins>
      <w:ins w:id="169" w:author="yuanzhiqian" w:date="2026-09-10T13:14:27Z">
        <w:r>
          <w:rPr>
            <w:rFonts w:hint="eastAsia"/>
            <w:b w:val="0"/>
            <w:lang w:val="en-US" w:eastAsia="zh-CN"/>
          </w:rPr>
          <w:t>了</w:t>
        </w:r>
      </w:ins>
      <w:ins w:id="170" w:author="yuanzhiqian" w:date="2026-09-10T13:14:30Z">
        <w:r>
          <w:rPr>
            <w:rFonts w:hint="eastAsia"/>
            <w:b w:val="0"/>
            <w:lang w:val="en-US" w:eastAsia="zh-CN"/>
          </w:rPr>
          <w:t>功能</w:t>
        </w:r>
      </w:ins>
      <w:ins w:id="171" w:author="yuanzhiqian" w:date="2026-09-10T13:14:32Z">
        <w:r>
          <w:rPr>
            <w:rFonts w:hint="eastAsia"/>
            <w:b w:val="0"/>
            <w:lang w:val="en-US" w:eastAsia="zh-CN"/>
          </w:rPr>
          <w:t>定位和</w:t>
        </w:r>
      </w:ins>
      <w:ins w:id="172" w:author="yuanzhiqian" w:date="2026-09-10T13:14:39Z">
        <w:r>
          <w:rPr>
            <w:rFonts w:hint="eastAsia"/>
            <w:b w:val="0"/>
            <w:lang w:val="en-US" w:eastAsia="zh-CN"/>
          </w:rPr>
          <w:t>建设</w:t>
        </w:r>
      </w:ins>
      <w:ins w:id="173" w:author="yuanzhiqian" w:date="2026-09-10T13:14:41Z">
        <w:r>
          <w:rPr>
            <w:rFonts w:hint="eastAsia"/>
            <w:b w:val="0"/>
            <w:lang w:val="en-US" w:eastAsia="zh-CN"/>
          </w:rPr>
          <w:t>标准</w:t>
        </w:r>
      </w:ins>
      <w:ins w:id="174" w:author="yuanzhiqian" w:date="2026-09-10T13:14:33Z">
        <w:r>
          <w:rPr>
            <w:rFonts w:hint="eastAsia"/>
            <w:b w:val="0"/>
            <w:lang w:val="en-US" w:eastAsia="zh-CN"/>
          </w:rPr>
          <w:t>，</w:t>
        </w:r>
      </w:ins>
      <w:ins w:id="175" w:author="yuanzhiqian" w:date="2026-09-10T13:13:38Z">
        <w:r>
          <w:rPr>
            <w:rFonts w:hint="eastAsia"/>
            <w:b w:val="0"/>
            <w:lang w:val="en-US" w:eastAsia="zh-CN"/>
          </w:rPr>
          <w:t>在</w:t>
        </w:r>
      </w:ins>
      <w:ins w:id="176" w:author="yuanzhiqian" w:date="2026-09-10T13:13:40Z">
        <w:r>
          <w:rPr>
            <w:rFonts w:hint="eastAsia"/>
            <w:b w:val="0"/>
            <w:lang w:val="en-US" w:eastAsia="zh-CN"/>
          </w:rPr>
          <w:t>此</w:t>
        </w:r>
      </w:ins>
      <w:ins w:id="177" w:author="yuanzhiqian" w:date="2026-09-10T13:13:41Z">
        <w:r>
          <w:rPr>
            <w:rFonts w:hint="eastAsia"/>
            <w:b w:val="0"/>
            <w:lang w:val="en-US" w:eastAsia="zh-CN"/>
          </w:rPr>
          <w:t>基础</w:t>
        </w:r>
      </w:ins>
      <w:ins w:id="178" w:author="yuanzhiqian" w:date="2026-09-10T13:13:42Z">
        <w:r>
          <w:rPr>
            <w:rFonts w:hint="eastAsia"/>
            <w:b w:val="0"/>
            <w:lang w:val="en-US" w:eastAsia="zh-CN"/>
          </w:rPr>
          <w:t>上</w:t>
        </w:r>
      </w:ins>
      <w:ins w:id="179" w:author="yuanzhiqian" w:date="2026-09-10T13:13:45Z">
        <w:r>
          <w:rPr>
            <w:rFonts w:hint="eastAsia"/>
            <w:b w:val="0"/>
            <w:lang w:val="en-US" w:eastAsia="zh-CN"/>
          </w:rPr>
          <w:t>结合</w:t>
        </w:r>
      </w:ins>
      <w:ins w:id="180" w:author="yuanzhiqian" w:date="2026-09-10T13:13:59Z">
        <w:r>
          <w:rPr>
            <w:rFonts w:hint="eastAsia"/>
            <w:b w:val="0"/>
            <w:lang w:val="en-US" w:eastAsia="zh-CN"/>
          </w:rPr>
          <w:t>上海</w:t>
        </w:r>
      </w:ins>
      <w:ins w:id="181" w:author="yuanzhiqian" w:date="2026-09-10T13:14:00Z">
        <w:r>
          <w:rPr>
            <w:rFonts w:hint="eastAsia"/>
            <w:b w:val="0"/>
            <w:lang w:val="en-US" w:eastAsia="zh-CN"/>
          </w:rPr>
          <w:t>地铁</w:t>
        </w:r>
      </w:ins>
      <w:ins w:id="182" w:author="yuanzhiqian" w:date="2026-09-10T13:14:01Z">
        <w:r>
          <w:rPr>
            <w:rFonts w:hint="eastAsia"/>
            <w:b w:val="0"/>
            <w:lang w:val="en-US" w:eastAsia="zh-CN"/>
          </w:rPr>
          <w:t>超大</w:t>
        </w:r>
      </w:ins>
      <w:ins w:id="183" w:author="yuanzhiqian" w:date="2026-09-10T13:14:04Z">
        <w:r>
          <w:rPr>
            <w:rFonts w:hint="eastAsia"/>
            <w:b w:val="0"/>
            <w:lang w:val="en-US" w:eastAsia="zh-CN"/>
          </w:rPr>
          <w:t>规模</w:t>
        </w:r>
      </w:ins>
      <w:ins w:id="184" w:author="yuanzhiqian" w:date="2026-09-10T13:14:07Z">
        <w:r>
          <w:rPr>
            <w:rFonts w:hint="eastAsia"/>
            <w:b w:val="0"/>
            <w:lang w:val="en-US" w:eastAsia="zh-CN"/>
          </w:rPr>
          <w:t>地铁</w:t>
        </w:r>
      </w:ins>
      <w:ins w:id="185" w:author="yuanzhiqian" w:date="2026-09-10T13:14:10Z">
        <w:r>
          <w:rPr>
            <w:rFonts w:hint="eastAsia"/>
            <w:b w:val="0"/>
            <w:lang w:val="en-US" w:eastAsia="zh-CN"/>
          </w:rPr>
          <w:t>网络</w:t>
        </w:r>
      </w:ins>
      <w:ins w:id="186" w:author="yuanzhiqian" w:date="2026-09-10T13:14:16Z">
        <w:r>
          <w:rPr>
            <w:rFonts w:hint="eastAsia"/>
            <w:b w:val="0"/>
            <w:lang w:val="en-US" w:eastAsia="zh-CN"/>
          </w:rPr>
          <w:t>进行</w:t>
        </w:r>
      </w:ins>
      <w:ins w:id="187" w:author="yuanzhiqian" w:date="2026-09-10T13:14:17Z">
        <w:r>
          <w:rPr>
            <w:rFonts w:hint="eastAsia"/>
            <w:b w:val="0"/>
            <w:lang w:val="en-US" w:eastAsia="zh-CN"/>
          </w:rPr>
          <w:t>布局</w:t>
        </w:r>
      </w:ins>
      <w:ins w:id="188" w:author="yuanzhiqian" w:date="2026-09-10T13:14:18Z">
        <w:r>
          <w:rPr>
            <w:rFonts w:hint="eastAsia"/>
            <w:b w:val="0"/>
            <w:lang w:val="en-US" w:eastAsia="zh-CN"/>
          </w:rPr>
          <w:t>和</w:t>
        </w:r>
      </w:ins>
      <w:ins w:id="189" w:author="yuanzhiqian" w:date="2026-09-10T13:14:19Z">
        <w:r>
          <w:rPr>
            <w:rFonts w:hint="eastAsia"/>
            <w:b w:val="0"/>
            <w:lang w:val="en-US" w:eastAsia="zh-CN"/>
          </w:rPr>
          <w:t>规划</w:t>
        </w:r>
      </w:ins>
      <w:ins w:id="190" w:author="yuanzhiqian" w:date="2026-09-10T13:15:04Z">
        <w:r>
          <w:rPr>
            <w:rFonts w:hint="eastAsia"/>
            <w:b w:val="0"/>
            <w:lang w:val="en-US" w:eastAsia="zh-CN"/>
          </w:rPr>
          <w:t>，</w:t>
        </w:r>
      </w:ins>
      <w:ins w:id="191" w:author="yuanzhiqian" w:date="2026-09-10T13:18:32Z">
        <w:r>
          <w:rPr>
            <w:rFonts w:hint="eastAsia"/>
            <w:b w:val="0"/>
            <w:lang w:val="en-US" w:eastAsia="zh-CN"/>
          </w:rPr>
          <w:t>以</w:t>
        </w:r>
      </w:ins>
      <w:ins w:id="192" w:author="yuanzhiqian" w:date="2026-09-10T13:18:46Z">
        <w:r>
          <w:rPr>
            <w:rFonts w:hint="eastAsia"/>
            <w:b w:val="0"/>
            <w:lang w:val="en-US" w:eastAsia="zh-CN"/>
          </w:rPr>
          <w:t>无线</w:t>
        </w:r>
      </w:ins>
      <w:ins w:id="193" w:author="yuanzhiqian" w:date="2026-09-10T13:18:52Z">
        <w:r>
          <w:rPr>
            <w:rFonts w:hint="eastAsia"/>
            <w:b w:val="0"/>
            <w:lang w:val="en-US" w:eastAsia="zh-CN"/>
          </w:rPr>
          <w:t>系统</w:t>
        </w:r>
      </w:ins>
      <w:ins w:id="194" w:author="yuanzhiqian" w:date="2026-09-10T13:18:54Z">
        <w:r>
          <w:rPr>
            <w:rFonts w:hint="eastAsia"/>
            <w:b w:val="0"/>
            <w:lang w:val="en-US" w:eastAsia="zh-CN"/>
          </w:rPr>
          <w:t>为例，</w:t>
        </w:r>
      </w:ins>
      <w:ins w:id="195" w:author="yuanzhiqian" w:date="2026-09-10T13:19:03Z">
        <w:r>
          <w:rPr>
            <w:rFonts w:hint="eastAsia"/>
            <w:b w:val="0"/>
            <w:lang w:val="en-US" w:eastAsia="zh-CN"/>
          </w:rPr>
          <w:t>上海</w:t>
        </w:r>
      </w:ins>
      <w:ins w:id="196" w:author="yuanzhiqian" w:date="2026-09-10T13:19:05Z">
        <w:r>
          <w:rPr>
            <w:rFonts w:hint="eastAsia"/>
            <w:b w:val="0"/>
            <w:lang w:val="en-US" w:eastAsia="zh-CN"/>
          </w:rPr>
          <w:t>地铁</w:t>
        </w:r>
      </w:ins>
      <w:ins w:id="197" w:author="yuanzhiqian" w:date="2026-09-10T13:20:07Z">
        <w:r>
          <w:rPr>
            <w:rFonts w:hint="eastAsia"/>
            <w:b w:val="0"/>
            <w:lang w:val="en-US" w:eastAsia="zh-CN"/>
          </w:rPr>
          <w:t>对</w:t>
        </w:r>
      </w:ins>
      <w:ins w:id="198" w:author="yuanzhiqian" w:date="2026-09-10T13:20:03Z">
        <w:r>
          <w:rPr>
            <w:rFonts w:hint="eastAsia"/>
            <w:b w:val="0"/>
            <w:lang w:val="en-US" w:eastAsia="zh-CN"/>
          </w:rPr>
          <w:t>无线</w:t>
        </w:r>
      </w:ins>
      <w:ins w:id="199" w:author="yuanzhiqian" w:date="2026-09-10T13:20:04Z">
        <w:r>
          <w:rPr>
            <w:rFonts w:hint="eastAsia"/>
            <w:b w:val="0"/>
            <w:lang w:val="en-US" w:eastAsia="zh-CN"/>
          </w:rPr>
          <w:t>系统</w:t>
        </w:r>
      </w:ins>
      <w:ins w:id="200" w:author="yuanzhiqian" w:date="2026-09-10T13:20:17Z">
        <w:r>
          <w:rPr>
            <w:rFonts w:hint="eastAsia"/>
            <w:b w:val="0"/>
            <w:lang w:val="en-US" w:eastAsia="zh-CN"/>
          </w:rPr>
          <w:t>做</w:t>
        </w:r>
      </w:ins>
      <w:ins w:id="201" w:author="yuanzhiqian" w:date="2026-09-10T13:20:21Z">
        <w:r>
          <w:rPr>
            <w:rFonts w:hint="eastAsia"/>
            <w:b w:val="0"/>
            <w:lang w:val="en-US" w:eastAsia="zh-CN"/>
          </w:rPr>
          <w:t>了</w:t>
        </w:r>
      </w:ins>
      <w:ins w:id="202" w:author="yuanzhiqian" w:date="2026-09-10T13:20:22Z">
        <w:r>
          <w:rPr>
            <w:rFonts w:hint="eastAsia"/>
            <w:b w:val="0"/>
            <w:lang w:val="en-US" w:eastAsia="zh-CN"/>
          </w:rPr>
          <w:t>路网级的</w:t>
        </w:r>
      </w:ins>
      <w:ins w:id="203" w:author="yuanzhiqian" w:date="2026-09-10T13:20:24Z">
        <w:r>
          <w:rPr>
            <w:rFonts w:hint="eastAsia"/>
            <w:b w:val="0"/>
            <w:lang w:val="en-US" w:eastAsia="zh-CN"/>
          </w:rPr>
          <w:t>规划</w:t>
        </w:r>
      </w:ins>
      <w:ins w:id="204" w:author="yuanzhiqian" w:date="2026-09-10T13:20:25Z">
        <w:r>
          <w:rPr>
            <w:rFonts w:hint="eastAsia"/>
            <w:b w:val="0"/>
            <w:lang w:val="en-US" w:eastAsia="zh-CN"/>
          </w:rPr>
          <w:t>，</w:t>
        </w:r>
      </w:ins>
      <w:ins w:id="205" w:author="yuanzhiqian" w:date="2026-09-10T13:20:27Z">
        <w:r>
          <w:rPr>
            <w:rFonts w:hint="eastAsia"/>
            <w:b w:val="0"/>
            <w:lang w:val="en-US" w:eastAsia="zh-CN"/>
          </w:rPr>
          <w:t>建设</w:t>
        </w:r>
      </w:ins>
      <w:ins w:id="206" w:author="yuanzhiqian" w:date="2026-09-10T13:20:29Z">
        <w:r>
          <w:rPr>
            <w:rFonts w:hint="eastAsia"/>
            <w:b w:val="0"/>
            <w:lang w:val="en-US" w:eastAsia="zh-CN"/>
          </w:rPr>
          <w:t>路网</w:t>
        </w:r>
      </w:ins>
      <w:ins w:id="207" w:author="yuanzhiqian" w:date="2026-09-10T13:20:34Z">
        <w:r>
          <w:rPr>
            <w:rFonts w:hint="eastAsia"/>
            <w:b w:val="0"/>
            <w:lang w:val="en-US" w:eastAsia="zh-CN"/>
          </w:rPr>
          <w:t>级</w:t>
        </w:r>
      </w:ins>
      <w:ins w:id="208" w:author="yuanzhiqian" w:date="2026-09-10T13:20:36Z">
        <w:r>
          <w:rPr>
            <w:rFonts w:hint="eastAsia"/>
            <w:b w:val="0"/>
            <w:lang w:val="en-US" w:eastAsia="zh-CN"/>
          </w:rPr>
          <w:t>核心</w:t>
        </w:r>
      </w:ins>
      <w:ins w:id="209" w:author="yuanzhiqian" w:date="2026-09-10T13:20:40Z">
        <w:r>
          <w:rPr>
            <w:rFonts w:hint="eastAsia"/>
            <w:b w:val="0"/>
            <w:lang w:val="en-US" w:eastAsia="zh-CN"/>
          </w:rPr>
          <w:t>，</w:t>
        </w:r>
      </w:ins>
      <w:ins w:id="210" w:author="yuanzhiqian" w:date="2026-09-10T13:20:59Z">
        <w:r>
          <w:rPr>
            <w:rFonts w:hint="eastAsia"/>
            <w:b w:val="0"/>
            <w:lang w:val="en-US" w:eastAsia="zh-CN"/>
          </w:rPr>
          <w:t>做</w:t>
        </w:r>
      </w:ins>
      <w:ins w:id="211" w:author="yuanzhiqian" w:date="2026-09-10T13:20:48Z">
        <w:r>
          <w:rPr>
            <w:rFonts w:hint="eastAsia"/>
            <w:b w:val="0"/>
            <w:lang w:val="en-US" w:eastAsia="zh-CN"/>
          </w:rPr>
          <w:t>异地</w:t>
        </w:r>
      </w:ins>
      <w:ins w:id="212" w:author="yuanzhiqian" w:date="2026-09-10T13:20:50Z">
        <w:r>
          <w:rPr>
            <w:rFonts w:hint="eastAsia"/>
            <w:b w:val="0"/>
            <w:lang w:val="en-US" w:eastAsia="zh-CN"/>
          </w:rPr>
          <w:t>灾备</w:t>
        </w:r>
      </w:ins>
      <w:ins w:id="213" w:author="yuanzhiqian" w:date="2026-09-10T13:21:04Z">
        <w:r>
          <w:rPr>
            <w:rFonts w:hint="eastAsia"/>
            <w:b w:val="0"/>
            <w:lang w:val="en-US" w:eastAsia="zh-CN"/>
          </w:rPr>
          <w:t>，</w:t>
        </w:r>
      </w:ins>
      <w:ins w:id="214" w:author="yuanzhiqian" w:date="2026-09-10T13:21:07Z">
        <w:r>
          <w:rPr>
            <w:rFonts w:hint="eastAsia"/>
            <w:b w:val="0"/>
            <w:lang w:val="en-US" w:eastAsia="zh-CN"/>
          </w:rPr>
          <w:t>来</w:t>
        </w:r>
      </w:ins>
      <w:ins w:id="215" w:author="yuanzhiqian" w:date="2026-09-10T13:21:08Z">
        <w:r>
          <w:rPr>
            <w:rFonts w:hint="eastAsia"/>
            <w:b w:val="0"/>
            <w:lang w:val="en-US" w:eastAsia="zh-CN"/>
          </w:rPr>
          <w:t>支撑</w:t>
        </w:r>
      </w:ins>
      <w:ins w:id="216" w:author="yuanzhiqian" w:date="2026-09-10T13:21:10Z">
        <w:r>
          <w:rPr>
            <w:rFonts w:hint="eastAsia"/>
            <w:b w:val="0"/>
            <w:lang w:val="en-US" w:eastAsia="zh-CN"/>
          </w:rPr>
          <w:t>全路网</w:t>
        </w:r>
      </w:ins>
      <w:ins w:id="217" w:author="yuanzhiqian" w:date="2026-09-10T13:21:11Z">
        <w:r>
          <w:rPr>
            <w:rFonts w:hint="eastAsia"/>
            <w:b w:val="0"/>
            <w:lang w:val="en-US" w:eastAsia="zh-CN"/>
          </w:rPr>
          <w:t>的</w:t>
        </w:r>
      </w:ins>
      <w:ins w:id="218" w:author="yuanzhiqian" w:date="2026-09-10T13:21:13Z">
        <w:r>
          <w:rPr>
            <w:rFonts w:hint="eastAsia"/>
            <w:b w:val="0"/>
            <w:lang w:val="en-US" w:eastAsia="zh-CN"/>
          </w:rPr>
          <w:t>无线</w:t>
        </w:r>
      </w:ins>
      <w:ins w:id="219" w:author="yuanzhiqian" w:date="2026-09-10T13:21:14Z">
        <w:r>
          <w:rPr>
            <w:rFonts w:hint="eastAsia"/>
            <w:b w:val="0"/>
            <w:lang w:val="en-US" w:eastAsia="zh-CN"/>
          </w:rPr>
          <w:t>通信</w:t>
        </w:r>
      </w:ins>
      <w:ins w:id="220" w:author="yuanzhiqian" w:date="2026-09-10T13:21:15Z">
        <w:r>
          <w:rPr>
            <w:rFonts w:hint="eastAsia"/>
            <w:b w:val="0"/>
            <w:lang w:val="en-US" w:eastAsia="zh-CN"/>
          </w:rPr>
          <w:t>需求</w:t>
        </w:r>
      </w:ins>
      <w:ins w:id="221" w:author="yuanzhiqian" w:date="2026-09-10T13:21:33Z">
        <w:r>
          <w:rPr>
            <w:rFonts w:hint="eastAsia"/>
            <w:b w:val="0"/>
            <w:lang w:val="en-US" w:eastAsia="zh-CN"/>
          </w:rPr>
          <w:t>，</w:t>
        </w:r>
      </w:ins>
      <w:ins w:id="222" w:author="yuanzhiqian" w:date="2026-09-10T13:21:35Z">
        <w:r>
          <w:rPr>
            <w:rFonts w:hint="eastAsia"/>
            <w:b w:val="0"/>
            <w:lang w:val="en-US" w:eastAsia="zh-CN"/>
          </w:rPr>
          <w:t>满足</w:t>
        </w:r>
      </w:ins>
      <w:ins w:id="223" w:author="yuanzhiqian" w:date="2026-09-10T13:21:18Z">
        <w:r>
          <w:rPr>
            <w:rFonts w:hint="eastAsia"/>
            <w:b w:val="0"/>
            <w:lang w:val="en-US" w:eastAsia="zh-CN"/>
          </w:rPr>
          <w:t>系统</w:t>
        </w:r>
      </w:ins>
      <w:ins w:id="224" w:author="yuanzhiqian" w:date="2026-09-10T13:21:20Z">
        <w:r>
          <w:rPr>
            <w:rFonts w:hint="eastAsia"/>
            <w:b w:val="0"/>
            <w:lang w:val="en-US" w:eastAsia="zh-CN"/>
          </w:rPr>
          <w:t>韧性</w:t>
        </w:r>
      </w:ins>
      <w:ins w:id="225" w:author="yuanzhiqian" w:date="2026-09-10T13:21:21Z">
        <w:r>
          <w:rPr>
            <w:rFonts w:hint="eastAsia"/>
            <w:b w:val="0"/>
            <w:lang w:val="en-US" w:eastAsia="zh-CN"/>
          </w:rPr>
          <w:t>的</w:t>
        </w:r>
      </w:ins>
      <w:ins w:id="226" w:author="yuanzhiqian" w:date="2026-09-10T13:21:22Z">
        <w:r>
          <w:rPr>
            <w:rFonts w:hint="eastAsia"/>
            <w:b w:val="0"/>
            <w:lang w:val="en-US" w:eastAsia="zh-CN"/>
          </w:rPr>
          <w:t>要求</w:t>
        </w:r>
      </w:ins>
      <w:ins w:id="227" w:author="yuanzhiqian" w:date="2026-09-10T16:40:39Z">
        <w:r>
          <w:rPr>
            <w:rFonts w:hint="eastAsia"/>
            <w:b w:val="0"/>
            <w:lang w:val="en-US" w:eastAsia="zh-CN"/>
          </w:rPr>
          <w:t>，</w:t>
        </w:r>
      </w:ins>
      <w:ins w:id="228" w:author="yuanzhiqian" w:date="2026-09-10T16:40:32Z">
        <w:r>
          <w:rPr>
            <w:rFonts w:hint="eastAsia"/>
            <w:b w:val="0"/>
            <w:lang w:val="en-US" w:eastAsia="zh-CN"/>
          </w:rPr>
          <w:t>以此</w:t>
        </w:r>
      </w:ins>
      <w:ins w:id="229" w:author="yuanzhiqian" w:date="2026-09-10T16:40:33Z">
        <w:r>
          <w:rPr>
            <w:rFonts w:hint="eastAsia"/>
            <w:b w:val="0"/>
            <w:lang w:val="en-US" w:eastAsia="zh-CN"/>
          </w:rPr>
          <w:t>为</w:t>
        </w:r>
      </w:ins>
      <w:ins w:id="230" w:author="yuanzhiqian" w:date="2026-09-10T16:40:35Z">
        <w:r>
          <w:rPr>
            <w:rFonts w:hint="eastAsia"/>
            <w:b w:val="0"/>
            <w:lang w:val="en-US" w:eastAsia="zh-CN"/>
          </w:rPr>
          <w:t>依据</w:t>
        </w:r>
      </w:ins>
      <w:ins w:id="231" w:author="yuanzhiqian" w:date="2026-09-10T16:40:18Z">
        <w:r>
          <w:rPr>
            <w:rFonts w:hint="eastAsia"/>
            <w:b w:val="0"/>
            <w:lang w:val="en-US" w:eastAsia="zh-CN"/>
          </w:rPr>
          <w:t>完成</w:t>
        </w:r>
      </w:ins>
      <w:ins w:id="232" w:author="yuanzhiqian" w:date="2026-09-10T16:40:54Z">
        <w:r>
          <w:rPr>
            <w:rFonts w:hint="eastAsia"/>
            <w:b w:val="0"/>
            <w:lang w:val="en-US" w:eastAsia="zh-CN"/>
          </w:rPr>
          <w:t>方案</w:t>
        </w:r>
      </w:ins>
      <w:ins w:id="233" w:author="yuanzhiqian" w:date="2026-09-10T16:40:20Z">
        <w:r>
          <w:rPr>
            <w:rFonts w:hint="eastAsia"/>
            <w:b w:val="0"/>
            <w:lang w:val="en-US" w:eastAsia="zh-CN"/>
          </w:rPr>
          <w:t>设计</w:t>
        </w:r>
      </w:ins>
      <w:ins w:id="234" w:author="yuanzhiqian" w:date="2026-09-10T16:40:24Z">
        <w:r>
          <w:rPr>
            <w:rFonts w:hint="eastAsia"/>
            <w:b w:val="0"/>
            <w:lang w:val="en-US" w:eastAsia="zh-CN"/>
          </w:rPr>
          <w:t>工作</w:t>
        </w:r>
      </w:ins>
      <w:ins w:id="235" w:author="yuanzhiqian" w:date="2026-09-10T16:40:42Z">
        <w:r>
          <w:rPr>
            <w:rFonts w:hint="eastAsia"/>
            <w:b w:val="0"/>
            <w:lang w:val="en-US" w:eastAsia="zh-CN"/>
          </w:rPr>
          <w:t>。</w:t>
        </w:r>
      </w:ins>
    </w:p>
    <w:p w14:paraId="711635B1">
      <w:pPr>
        <w:ind w:firstLine="0"/>
        <w:rPr>
          <w:ins w:id="239" w:author="yuanzhiqian" w:date="2026-09-10T16:27:54Z"/>
          <w:rFonts w:hint="eastAsia"/>
          <w:b w:val="0"/>
          <w:lang w:val="en-US" w:eastAsia="zh-CN"/>
        </w:rPr>
      </w:pPr>
    </w:p>
    <w:p w14:paraId="120E118F">
      <w:pPr>
        <w:ind w:firstLine="0"/>
        <w:rPr>
          <w:ins w:id="240" w:author="yuanzhiqian" w:date="2026-09-10T16:31:04Z"/>
        </w:rPr>
      </w:pPr>
      <w:ins w:id="236" w:author="yuanzhiqian" w:date="2026-09-10T13:18:24Z">
        <w:r>
          <w:drawing>
            <wp:inline distT="0" distB="0" distL="114300" distR="114300">
              <wp:extent cx="5480050" cy="3077845"/>
              <wp:effectExtent l="0" t="0" r="6350" b="8255"/>
              <wp:docPr id="5" name="图片 1"/>
              <wp:cNvGraphicFramePr>
                <a:graphicFrameLocks noChangeAspect="1"/>
              </wp:cNvGraphicFramePr>
              <a:graphic>
                <a:graphicData uri="http://schemas.openxmlformats.org/drawingml/2006/picture">
                  <pic:pic>
                    <pic:nvPicPr>
                      <pic:cNvPr id="6" name="图片 1"/>
                      <pic:cNvPicPr>
                        <a:picLocks noChangeAspect="1"/>
                      </pic:cNvPicPr>
                    </pic:nvPicPr>
                    <pic:blipFill>
                      <a:blip r:embed="rId8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80050" cy="3077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14:paraId="70D1AFB2">
      <w:pPr>
        <w:ind w:firstLine="0"/>
        <w:rPr>
          <w:del w:id="243" w:author="yuanzhiqian" w:date="2026-09-10T13:21:48Z"/>
        </w:rPr>
      </w:pPr>
      <w:del w:id="237" w:author="yuanzhiqian" w:date="2026-09-10T13:21:48Z">
        <w:r>
          <w:rPr>
            <w:rFonts w:hint="eastAsia" w:ascii="微软雅黑" w:hAnsi="微软雅黑" w:eastAsia="微软雅黑"/>
            <w:b w:val="0"/>
          </w:rPr>
          <w:delText>但现实里我们看到一种常见偏差：</w:delText>
        </w:r>
      </w:del>
      <w:del w:id="238" w:author="yuanzhiqian" w:date="2026-09-10T13:21:48Z">
        <w:r>
          <w:rPr>
            <w:rFonts w:hint="eastAsia" w:ascii="微软雅黑" w:hAnsi="微软雅黑" w:eastAsia="微软雅黑"/>
            <w:b w:val="1"/>
          </w:rPr>
          <w:delText>供应商按"卖设备"的思路做方案</w:delText>
        </w:r>
      </w:del>
      <w:del w:id="239" w:author="yuanzhiqian" w:date="2026-09-10T13:21:48Z">
        <w:r>
          <w:rPr>
            <w:rFonts w:hint="eastAsia" w:ascii="微软雅黑" w:hAnsi="微软雅黑" w:eastAsia="微软雅黑"/>
            <w:b w:val="0"/>
          </w:rPr>
          <w:delText>——产品库里有什么，给什么；功能列表里勾得出什么，卖什么。客户拿到手，是一套"通用货架"产品，而不是一套"为地铁场景长出来的"系统。</w:delText>
        </w:r>
      </w:del>
    </w:p>
    <w:p w14:paraId="6FD7ECF0">
      <w:pPr>
        <w:ind w:firstLine="0"/>
        <w:rPr>
          <w:del w:id="247" w:author="yuanzhiqian" w:date="2026-09-10T13:21:50Z"/>
        </w:rPr>
      </w:pPr>
      <w:del w:id="240" w:author="yuanzhiqian" w:date="2026-09-10T13:21:48Z">
        <w:r>
          <w:rPr>
            <w:rFonts w:hint="eastAsia" w:ascii="微软雅黑" w:hAnsi="微软雅黑" w:eastAsia="微软雅黑"/>
            <w:b w:val="0"/>
          </w:rPr>
          <w:delText>我们需要的不是货架。地铁场景对</w:delText>
        </w:r>
      </w:del>
      <w:del w:id="241" w:author="yuanzhiqian" w:date="2026-09-10T13:21:48Z">
        <w:r>
          <w:rPr>
            <w:rFonts w:hint="eastAsia" w:ascii="微软雅黑" w:hAnsi="微软雅黑" w:eastAsia="微软雅黑"/>
            <w:b w:val="1"/>
          </w:rPr>
          <w:delText>系统定位、功能配置、完整拓扑</w:delText>
        </w:r>
      </w:del>
      <w:del w:id="242" w:author="yuanzhiqian" w:date="2026-09-10T13:21:48Z">
        <w:r>
          <w:rPr>
            <w:rFonts w:hint="eastAsia" w:ascii="微软雅黑" w:hAnsi="微软雅黑" w:eastAsia="微软雅黑"/>
            <w:b w:val="0"/>
          </w:rPr>
          <w:delText>的要求都不一样——列车高速移动下的无线切换、隧道环境下的电磁兼容、24×365 不间断运行下的可靠性冗余、与信号系统的深度耦合——这些都是教科书里写不出来的，必须从场景里长出来。</w:delText>
        </w:r>
      </w:del>
    </w:p>
    <w:p w14:paraId="1EC0202B">
      <w:pPr>
        <w:ind w:firstLine="0"/>
        <w:rPr>
          <w:del w:id="251" w:author="yuanzhiqian" w:date="2026-09-10T16:42:45Z"/>
          <w:rFonts w:hint="eastAsia" w:eastAsia="微软雅黑"/>
          <w:lang w:val="en-US" w:eastAsia="zh-CN"/>
        </w:rPr>
      </w:pPr>
      <w:del w:id="243" w:author="yuanzhiqian" w:date="2026-09-10T16:42:45Z">
        <w:r>
          <w:rPr>
            <w:rFonts w:hint="eastAsia" w:ascii="微软雅黑" w:hAnsi="微软雅黑" w:eastAsia="微软雅黑"/>
            <w:b w:val="0"/>
          </w:rPr>
          <w:delText>华为在 A 支柱的关键作用，首先就是</w:delText>
        </w:r>
      </w:del>
      <w:del w:id="244" w:author="yuanzhiqian" w:date="2026-09-10T16:42:45Z">
        <w:r>
          <w:rPr>
            <w:rFonts w:hint="eastAsia" w:ascii="微软雅黑" w:hAnsi="微软雅黑" w:eastAsia="微软雅黑"/>
            <w:b w:val="1"/>
          </w:rPr>
          <w:delText>共定方案</w:delText>
        </w:r>
      </w:del>
      <w:del w:id="245" w:author="yuanzhiqian" w:date="2026-09-10T16:42:45Z">
        <w:r>
          <w:rPr>
            <w:rFonts w:hint="eastAsia" w:ascii="微软雅黑" w:hAnsi="微软雅黑" w:eastAsia="微软雅黑"/>
            <w:b w:val="0"/>
          </w:rPr>
          <w:delText>：在方案阶段就和我们一起，从顶层架构到 RAMS 指标，从冗余策略到与信号/车辆/供电系统的接口边界，把"合理"两个字落到设计文件里，而不是落到事后整改里。</w:delText>
        </w:r>
      </w:del>
    </w:p>
    <w:p w14:paraId="264DDEB2">
      <w:pPr>
        <w:pStyle w:val="0000ad"/>
        <w:rPr>
          <w:del w:id="255" w:author="yuanzhiqian" w:date="2026-09-10T16:42:45Z"/>
        </w:rPr>
      </w:pPr>
      <w:del w:id="246" w:author="yuanzhiqian" w:date="2026-09-10T16:42:45Z">
        <w:r>
          <w:rPr>
            <w:rFonts w:hint="eastAsia" w:ascii="微软雅黑" w:hAnsi="微软雅黑" w:eastAsia="微软雅黑"/>
            <w:b w:val="0"/>
          </w:rPr>
          <w:delText>承上启下：方案定得再好，落地不严，等于零。第二块看建设执行。</w:delText>
        </w:r>
      </w:del>
    </w:p>
    <w:p w14:paraId="17B82D10">
      <w:pPr>
        <w:pStyle w:val="00001b"/>
      </w:pPr>
      <w:r>
        <w:rPr>
          <w:rFonts w:hint="eastAsia"/>
        </w:rPr>
        <w:t>第三块：建设执行到位</w:t>
      </w:r>
      <w:del w:id="247" w:author="yuanzhiqian" w:date="2026-09-10T17:02:28Z">
        <w:r>
          <w:rPr>
            <w:rFonts w:hint="eastAsia"/>
          </w:rPr>
          <w:delText>——别让图纸停在 PPT 里（2 分钟）</w:delText>
        </w:r>
      </w:del>
    </w:p>
    <w:p w14:paraId="5EDAE82B">
      <w:pPr>
        <w:ind w:firstLine="0"/>
      </w:pPr>
      <w:r>
        <w:rPr>
          <w:rFonts w:hint="eastAsia" w:ascii="微软雅黑" w:hAnsi="微软雅黑" w:eastAsia="微软雅黑"/>
          <w:b w:val="1"/>
        </w:rPr>
        <w:t>B 支柱的关键，是设计方案的工程化转化。</w:t>
      </w:r>
    </w:p>
    <w:p w14:paraId="07302802">
      <w:pPr>
        <w:ind w:firstLine="0"/>
        <w:rPr>
          <w:ins w:id="258" w:author="yuanzhiqian" w:date="2026-09-10T16:43:05Z"/>
          <w:rFonts w:hint="default"/>
          <w:lang w:val="en-US" w:eastAsia="zh-CN"/>
        </w:rPr>
      </w:pPr>
      <w:ins w:id="248" w:author="yuanzhiqian" w:date="2026-09-10T16:43:05Z">
        <w:r>
          <w:rPr>
            <w:rFonts w:hint="eastAsia"/>
            <w:b w:val="0"/>
            <w:lang w:val="en-US" w:eastAsia="zh-CN"/>
          </w:rPr>
          <w:t>在工程实施阶段，我们结合设计方案要求和现场实际情况制定项目</w:t>
        </w:r>
      </w:ins>
      <w:ins w:id="249" w:author="yuanzhiqian" w:date="2026-09-10T16:43:25Z">
        <w:r>
          <w:rPr>
            <w:rFonts w:hint="eastAsia"/>
            <w:b w:val="0"/>
            <w:lang w:val="en-US" w:eastAsia="zh-CN"/>
          </w:rPr>
          <w:t>安装</w:t>
        </w:r>
      </w:ins>
      <w:ins w:id="250" w:author="yuanzhiqian" w:date="2026-09-10T16:43:29Z">
        <w:r>
          <w:rPr>
            <w:rFonts w:hint="eastAsia"/>
            <w:b w:val="0"/>
            <w:lang w:val="en-US" w:eastAsia="zh-CN"/>
          </w:rPr>
          <w:t>、</w:t>
        </w:r>
      </w:ins>
      <w:ins w:id="251" w:author="yuanzhiqian" w:date="2026-09-10T16:43:33Z">
        <w:r>
          <w:rPr>
            <w:rFonts w:hint="eastAsia"/>
            <w:b w:val="0"/>
            <w:lang w:val="en-US" w:eastAsia="zh-CN"/>
          </w:rPr>
          <w:t>配置和</w:t>
        </w:r>
      </w:ins>
      <w:ins w:id="252" w:author="yuanzhiqian" w:date="2026-09-10T16:43:37Z">
        <w:r>
          <w:rPr>
            <w:rFonts w:hint="eastAsia"/>
            <w:b w:val="0"/>
            <w:lang w:val="en-US" w:eastAsia="zh-CN"/>
          </w:rPr>
          <w:t>调测</w:t>
        </w:r>
      </w:ins>
      <w:ins w:id="253" w:author="yuanzhiqian" w:date="2026-09-10T16:43:05Z">
        <w:r>
          <w:rPr>
            <w:rFonts w:hint="eastAsia"/>
            <w:b w:val="0"/>
            <w:lang w:val="en-US" w:eastAsia="zh-CN"/>
          </w:rPr>
          <w:t>实施方案，</w:t>
        </w:r>
      </w:ins>
      <w:ins w:id="254" w:author="yuanzhiqian" w:date="2026-09-10T16:43:53Z">
        <w:r>
          <w:rPr>
            <w:rFonts w:hint="eastAsia"/>
            <w:b w:val="0"/>
            <w:lang w:val="en-US" w:eastAsia="zh-CN"/>
          </w:rPr>
          <w:t>明确</w:t>
        </w:r>
      </w:ins>
      <w:ins w:id="255" w:author="yuanzhiqian" w:date="2026-09-10T16:43:54Z">
        <w:r>
          <w:rPr>
            <w:rFonts w:hint="eastAsia"/>
            <w:b w:val="0"/>
            <w:lang w:val="en-US" w:eastAsia="zh-CN"/>
          </w:rPr>
          <w:t>具体</w:t>
        </w:r>
      </w:ins>
      <w:ins w:id="256" w:author="yuanzhiqian" w:date="2026-09-10T16:43:55Z">
        <w:r>
          <w:rPr>
            <w:rFonts w:hint="eastAsia"/>
            <w:b w:val="0"/>
            <w:lang w:val="en-US" w:eastAsia="zh-CN"/>
          </w:rPr>
          <w:t>的</w:t>
        </w:r>
      </w:ins>
      <w:ins w:id="257" w:author="yuanzhiqian" w:date="2026-09-10T16:43:58Z">
        <w:r>
          <w:rPr>
            <w:rFonts w:hint="eastAsia"/>
            <w:b w:val="0"/>
            <w:lang w:val="en-US" w:eastAsia="zh-CN"/>
          </w:rPr>
          <w:t>施工</w:t>
        </w:r>
      </w:ins>
      <w:ins w:id="258" w:author="yuanzhiqian" w:date="2026-09-10T16:43:59Z">
        <w:r>
          <w:rPr>
            <w:rFonts w:hint="eastAsia"/>
            <w:b w:val="0"/>
            <w:lang w:val="en-US" w:eastAsia="zh-CN"/>
          </w:rPr>
          <w:t>工艺</w:t>
        </w:r>
      </w:ins>
      <w:ins w:id="259" w:author="yuanzhiqian" w:date="2026-09-10T16:44:01Z">
        <w:r>
          <w:rPr>
            <w:rFonts w:hint="eastAsia"/>
            <w:b w:val="0"/>
            <w:lang w:val="en-US" w:eastAsia="zh-CN"/>
          </w:rPr>
          <w:t>要求，</w:t>
        </w:r>
      </w:ins>
      <w:ins w:id="260" w:author="yuanzhiqian" w:date="2026-09-10T16:44:39Z">
        <w:r>
          <w:rPr>
            <w:rFonts w:hint="eastAsia"/>
            <w:b w:val="0"/>
            <w:lang w:val="en-US" w:eastAsia="zh-CN"/>
          </w:rPr>
          <w:t>设备</w:t>
        </w:r>
      </w:ins>
      <w:ins w:id="261" w:author="yuanzhiqian" w:date="2026-09-10T16:44:42Z">
        <w:r>
          <w:rPr>
            <w:rFonts w:hint="eastAsia"/>
            <w:b w:val="0"/>
            <w:lang w:val="en-US" w:eastAsia="zh-CN"/>
          </w:rPr>
          <w:t>和</w:t>
        </w:r>
      </w:ins>
      <w:ins w:id="262" w:author="yuanzhiqian" w:date="2026-09-10T16:44:44Z">
        <w:r>
          <w:rPr>
            <w:rFonts w:hint="eastAsia"/>
            <w:b w:val="0"/>
            <w:lang w:val="en-US" w:eastAsia="zh-CN"/>
          </w:rPr>
          <w:t>网络</w:t>
        </w:r>
      </w:ins>
      <w:ins w:id="263" w:author="yuanzhiqian" w:date="2026-09-10T16:44:47Z">
        <w:r>
          <w:rPr>
            <w:rFonts w:hint="eastAsia"/>
            <w:b w:val="0"/>
            <w:lang w:val="en-US" w:eastAsia="zh-CN"/>
          </w:rPr>
          <w:t>配置</w:t>
        </w:r>
      </w:ins>
      <w:ins w:id="264" w:author="yuanzhiqian" w:date="2026-09-10T16:44:56Z">
        <w:r>
          <w:rPr>
            <w:rFonts w:hint="eastAsia"/>
            <w:b w:val="0"/>
            <w:lang w:val="en-US" w:eastAsia="zh-CN"/>
          </w:rPr>
          <w:t>方案</w:t>
        </w:r>
      </w:ins>
      <w:ins w:id="265" w:author="yuanzhiqian" w:date="2026-09-10T16:45:09Z">
        <w:r>
          <w:rPr>
            <w:rFonts w:hint="eastAsia"/>
            <w:b w:val="0"/>
            <w:lang w:val="en-US" w:eastAsia="zh-CN"/>
          </w:rPr>
          <w:t>和</w:t>
        </w:r>
      </w:ins>
      <w:ins w:id="266" w:author="yuanzhiqian" w:date="2026-09-10T16:45:17Z">
        <w:r>
          <w:rPr>
            <w:rFonts w:hint="eastAsia"/>
            <w:b w:val="0"/>
            <w:lang w:val="en-US" w:eastAsia="zh-CN"/>
          </w:rPr>
          <w:t>联调联试</w:t>
        </w:r>
      </w:ins>
      <w:ins w:id="267" w:author="yuanzhiqian" w:date="2026-09-10T16:45:32Z">
        <w:r>
          <w:rPr>
            <w:rFonts w:hint="eastAsia"/>
            <w:b w:val="0"/>
            <w:lang w:val="en-US" w:eastAsia="zh-CN"/>
          </w:rPr>
          <w:t>方案</w:t>
        </w:r>
      </w:ins>
      <w:ins w:id="268" w:author="yuanzhiqian" w:date="2026-09-10T16:45:33Z">
        <w:r>
          <w:rPr>
            <w:rFonts w:hint="eastAsia"/>
            <w:b w:val="0"/>
            <w:lang w:val="en-US" w:eastAsia="zh-CN"/>
          </w:rPr>
          <w:t>，</w:t>
        </w:r>
      </w:ins>
      <w:ins w:id="269" w:author="yuanzhiqian" w:date="2026-09-10T16:45:41Z">
        <w:r>
          <w:rPr>
            <w:rFonts w:hint="eastAsia"/>
            <w:b w:val="0"/>
            <w:lang w:val="en-US" w:eastAsia="zh-CN"/>
          </w:rPr>
          <w:t>做好</w:t>
        </w:r>
      </w:ins>
      <w:ins w:id="270" w:author="yuanzhiqian" w:date="2026-09-10T16:45:43Z">
        <w:r>
          <w:rPr>
            <w:rFonts w:hint="eastAsia"/>
            <w:b w:val="0"/>
            <w:lang w:val="en-US" w:eastAsia="zh-CN"/>
          </w:rPr>
          <w:t>现场</w:t>
        </w:r>
      </w:ins>
      <w:ins w:id="271" w:author="yuanzhiqian" w:date="2026-09-10T16:45:45Z">
        <w:r>
          <w:rPr>
            <w:rFonts w:hint="eastAsia"/>
            <w:b w:val="0"/>
            <w:lang w:val="en-US" w:eastAsia="zh-CN"/>
          </w:rPr>
          <w:t>施工</w:t>
        </w:r>
      </w:ins>
      <w:ins w:id="272" w:author="yuanzhiqian" w:date="2026-09-10T16:45:47Z">
        <w:r>
          <w:rPr>
            <w:rFonts w:hint="eastAsia"/>
            <w:b w:val="0"/>
            <w:lang w:val="en-US" w:eastAsia="zh-CN"/>
          </w:rPr>
          <w:t>督导</w:t>
        </w:r>
      </w:ins>
      <w:ins w:id="273" w:author="yuanzhiqian" w:date="2026-09-10T16:46:08Z">
        <w:r>
          <w:rPr>
            <w:rFonts w:hint="eastAsia"/>
            <w:b w:val="0"/>
            <w:lang w:val="en-US" w:eastAsia="zh-CN"/>
          </w:rPr>
          <w:t>，</w:t>
        </w:r>
      </w:ins>
      <w:ins w:id="274" w:author="yuanzhiqian" w:date="2026-09-10T16:46:10Z">
        <w:r>
          <w:rPr>
            <w:rFonts w:hint="eastAsia"/>
            <w:b w:val="0"/>
            <w:lang w:val="en-US" w:eastAsia="zh-CN"/>
          </w:rPr>
          <w:t>把控</w:t>
        </w:r>
      </w:ins>
      <w:ins w:id="275" w:author="yuanzhiqian" w:date="2026-09-10T16:46:18Z">
        <w:r>
          <w:rPr>
            <w:rFonts w:hint="eastAsia"/>
            <w:b w:val="0"/>
            <w:lang w:val="en-US" w:eastAsia="zh-CN"/>
          </w:rPr>
          <w:t>关键</w:t>
        </w:r>
      </w:ins>
      <w:ins w:id="276" w:author="yuanzhiqian" w:date="2026-09-10T16:46:20Z">
        <w:r>
          <w:rPr>
            <w:rFonts w:hint="eastAsia"/>
            <w:b w:val="0"/>
            <w:lang w:val="en-US" w:eastAsia="zh-CN"/>
          </w:rPr>
          <w:t>工序质量</w:t>
        </w:r>
      </w:ins>
      <w:ins w:id="277" w:author="yuanzhiqian" w:date="2026-09-10T16:46:21Z">
        <w:r>
          <w:rPr>
            <w:rFonts w:hint="eastAsia"/>
            <w:b w:val="0"/>
            <w:lang w:val="en-US" w:eastAsia="zh-CN"/>
          </w:rPr>
          <w:t>，</w:t>
        </w:r>
      </w:ins>
      <w:ins w:id="278" w:author="yuanzhiqian" w:date="2026-09-10T16:46:27Z">
        <w:r>
          <w:rPr>
            <w:rFonts w:hint="eastAsia"/>
            <w:b w:val="0"/>
            <w:lang w:val="en-US" w:eastAsia="zh-CN"/>
          </w:rPr>
          <w:t>做好</w:t>
        </w:r>
      </w:ins>
      <w:ins w:id="279" w:author="yuanzhiqian" w:date="2026-09-10T16:45:54Z">
        <w:r>
          <w:rPr>
            <w:rFonts w:hint="eastAsia"/>
            <w:b w:val="0"/>
            <w:lang w:val="en-US" w:eastAsia="zh-CN"/>
          </w:rPr>
          <w:t>验收</w:t>
        </w:r>
      </w:ins>
      <w:ins w:id="280" w:author="yuanzhiqian" w:date="2026-09-10T16:45:55Z">
        <w:r>
          <w:rPr>
            <w:rFonts w:hint="eastAsia"/>
            <w:b w:val="0"/>
            <w:lang w:val="en-US" w:eastAsia="zh-CN"/>
          </w:rPr>
          <w:t>工作</w:t>
        </w:r>
      </w:ins>
      <w:ins w:id="281" w:author="yuanzhiqian" w:date="2026-09-10T16:46:29Z">
        <w:r>
          <w:rPr>
            <w:rFonts w:hint="eastAsia"/>
            <w:b w:val="0"/>
            <w:lang w:val="en-US" w:eastAsia="zh-CN"/>
          </w:rPr>
          <w:t>。</w:t>
        </w:r>
      </w:ins>
      <w:ins w:id="282" w:author="yuanzhiqian" w:date="2026-09-10T16:49:24Z">
        <w:r>
          <w:rPr>
            <w:rFonts w:hint="eastAsia"/>
            <w:b w:val="0"/>
            <w:lang w:val="en-US" w:eastAsia="zh-CN"/>
          </w:rPr>
          <w:t>在这个</w:t>
        </w:r>
      </w:ins>
      <w:ins w:id="283" w:author="yuanzhiqian" w:date="2026-09-10T16:49:26Z">
        <w:r>
          <w:rPr>
            <w:rFonts w:hint="eastAsia"/>
            <w:b w:val="0"/>
            <w:lang w:val="en-US" w:eastAsia="zh-CN"/>
          </w:rPr>
          <w:t>过程</w:t>
        </w:r>
      </w:ins>
      <w:ins w:id="284" w:author="yuanzhiqian" w:date="2026-09-10T16:49:29Z">
        <w:r>
          <w:rPr>
            <w:rFonts w:hint="eastAsia"/>
            <w:b w:val="0"/>
            <w:lang w:val="en-US" w:eastAsia="zh-CN"/>
          </w:rPr>
          <w:t>也</w:t>
        </w:r>
      </w:ins>
      <w:ins w:id="285" w:author="yuanzhiqian" w:date="2026-09-10T16:49:30Z">
        <w:r>
          <w:rPr>
            <w:rFonts w:hint="eastAsia"/>
            <w:b w:val="0"/>
            <w:lang w:val="en-US" w:eastAsia="zh-CN"/>
          </w:rPr>
          <w:t>要</w:t>
        </w:r>
      </w:ins>
      <w:ins w:id="286" w:author="yuanzhiqian" w:date="2026-09-10T16:49:31Z">
        <w:r>
          <w:rPr>
            <w:rFonts w:hint="eastAsia"/>
            <w:b w:val="0"/>
            <w:lang w:val="en-US" w:eastAsia="zh-CN"/>
          </w:rPr>
          <w:t>充分</w:t>
        </w:r>
      </w:ins>
      <w:ins w:id="287" w:author="yuanzhiqian" w:date="2026-09-10T16:49:35Z">
        <w:r>
          <w:rPr>
            <w:rFonts w:hint="eastAsia"/>
            <w:b w:val="0"/>
            <w:lang w:val="en-US" w:eastAsia="zh-CN"/>
          </w:rPr>
          <w:t>考虑</w:t>
        </w:r>
      </w:ins>
      <w:ins w:id="288" w:author="yuanzhiqian" w:date="2026-09-10T16:49:43Z">
        <w:r>
          <w:rPr>
            <w:rFonts w:hint="eastAsia"/>
            <w:b w:val="0"/>
            <w:lang w:val="en-US" w:eastAsia="zh-CN"/>
          </w:rPr>
          <w:t>不同</w:t>
        </w:r>
      </w:ins>
      <w:ins w:id="289" w:author="yuanzhiqian" w:date="2026-09-10T16:49:45Z">
        <w:r>
          <w:rPr>
            <w:rFonts w:hint="eastAsia"/>
            <w:b w:val="0"/>
            <w:lang w:val="en-US" w:eastAsia="zh-CN"/>
          </w:rPr>
          <w:t>项目</w:t>
        </w:r>
      </w:ins>
      <w:ins w:id="290" w:author="yuanzhiqian" w:date="2026-09-10T16:49:46Z">
        <w:r>
          <w:rPr>
            <w:rFonts w:hint="eastAsia"/>
            <w:b w:val="0"/>
            <w:lang w:val="en-US" w:eastAsia="zh-CN"/>
          </w:rPr>
          <w:t>之间</w:t>
        </w:r>
      </w:ins>
      <w:ins w:id="291" w:author="yuanzhiqian" w:date="2026-09-10T16:49:47Z">
        <w:r>
          <w:rPr>
            <w:rFonts w:hint="eastAsia"/>
            <w:b w:val="0"/>
            <w:lang w:val="en-US" w:eastAsia="zh-CN"/>
          </w:rPr>
          <w:t>的</w:t>
        </w:r>
      </w:ins>
      <w:ins w:id="292" w:author="yuanzhiqian" w:date="2026-09-10T16:49:50Z">
        <w:r>
          <w:rPr>
            <w:rFonts w:hint="eastAsia"/>
            <w:b w:val="0"/>
            <w:lang w:val="en-US" w:eastAsia="zh-CN"/>
          </w:rPr>
          <w:t>衔接</w:t>
        </w:r>
      </w:ins>
      <w:ins w:id="293" w:author="yuanzhiqian" w:date="2026-09-10T16:49:57Z">
        <w:r>
          <w:rPr>
            <w:rFonts w:hint="eastAsia"/>
            <w:b w:val="0"/>
            <w:lang w:val="en-US" w:eastAsia="zh-CN"/>
          </w:rPr>
          <w:t>，</w:t>
        </w:r>
      </w:ins>
      <w:ins w:id="294" w:author="yuanzhiqian" w:date="2026-09-10T16:50:00Z">
        <w:r>
          <w:rPr>
            <w:rFonts w:hint="eastAsia"/>
            <w:b w:val="0"/>
            <w:lang w:val="en-US" w:eastAsia="zh-CN"/>
          </w:rPr>
          <w:t>以</w:t>
        </w:r>
      </w:ins>
      <w:ins w:id="295" w:author="yuanzhiqian" w:date="2026-09-10T16:50:02Z">
        <w:r>
          <w:rPr>
            <w:rFonts w:hint="eastAsia"/>
            <w:b w:val="0"/>
            <w:lang w:val="en-US" w:eastAsia="zh-CN"/>
          </w:rPr>
          <w:t>实现</w:t>
        </w:r>
      </w:ins>
      <w:ins w:id="296" w:author="yuanzhiqian" w:date="2026-09-10T16:50:07Z">
        <w:r>
          <w:rPr>
            <w:rFonts w:hint="eastAsia"/>
            <w:b w:val="0"/>
            <w:lang w:val="en-US" w:eastAsia="zh-CN"/>
          </w:rPr>
          <w:t>路网级</w:t>
        </w:r>
      </w:ins>
      <w:ins w:id="297" w:author="yuanzhiqian" w:date="2026-09-10T16:50:09Z">
        <w:r>
          <w:rPr>
            <w:rFonts w:hint="eastAsia"/>
            <w:b w:val="0"/>
            <w:lang w:val="en-US" w:eastAsia="zh-CN"/>
          </w:rPr>
          <w:t>系统</w:t>
        </w:r>
      </w:ins>
      <w:ins w:id="298" w:author="yuanzhiqian" w:date="2026-09-10T16:50:10Z">
        <w:r>
          <w:rPr>
            <w:rFonts w:hint="eastAsia"/>
            <w:b w:val="0"/>
            <w:lang w:val="en-US" w:eastAsia="zh-CN"/>
          </w:rPr>
          <w:t>的</w:t>
        </w:r>
      </w:ins>
      <w:ins w:id="299" w:author="yuanzhiqian" w:date="2026-09-10T16:50:34Z">
        <w:r>
          <w:rPr>
            <w:rFonts w:hint="eastAsia"/>
            <w:b w:val="0"/>
            <w:lang w:val="en-US" w:eastAsia="zh-CN"/>
          </w:rPr>
          <w:t>协同</w:t>
        </w:r>
      </w:ins>
      <w:ins w:id="300" w:author="yuanzhiqian" w:date="2026-09-10T16:50:38Z">
        <w:r>
          <w:rPr>
            <w:rFonts w:hint="eastAsia"/>
            <w:b w:val="0"/>
            <w:lang w:val="en-US" w:eastAsia="zh-CN"/>
          </w:rPr>
          <w:t>有序</w:t>
        </w:r>
      </w:ins>
      <w:ins w:id="301" w:author="yuanzhiqian" w:date="2026-09-10T16:50:11Z">
        <w:r>
          <w:rPr>
            <w:rFonts w:hint="eastAsia"/>
            <w:b w:val="0"/>
            <w:lang w:val="en-US" w:eastAsia="zh-CN"/>
          </w:rPr>
          <w:t>建设</w:t>
        </w:r>
      </w:ins>
      <w:ins w:id="302" w:author="yuanzhiqian" w:date="2026-09-10T16:50:14Z">
        <w:r>
          <w:rPr>
            <w:rFonts w:hint="eastAsia"/>
            <w:b w:val="0"/>
            <w:lang w:val="en-US" w:eastAsia="zh-CN"/>
          </w:rPr>
          <w:t>。</w:t>
        </w:r>
      </w:ins>
    </w:p>
    <w:p w14:paraId="72BD8064">
      <w:pPr>
        <w:ind w:firstLine="0"/>
        <w:rPr>
          <w:del w:id="314" w:author="yuanzhiqian" w:date="2026-09-10T16:46:36Z"/>
        </w:rPr>
      </w:pPr>
      <w:del w:id="303" w:author="yuanzhiqian" w:date="2026-09-10T16:46:36Z">
        <w:r>
          <w:rPr>
            <w:rFonts w:hint="eastAsia" w:ascii="微软雅黑" w:hAnsi="微软雅黑" w:eastAsia="微软雅黑"/>
            <w:b w:val="0"/>
          </w:rPr>
          <w:delText>设计阶段再完美的方案，要走过</w:delText>
        </w:r>
      </w:del>
      <w:del w:id="304" w:author="yuanzhiqian" w:date="2026-09-10T16:46:36Z">
        <w:r>
          <w:rPr>
            <w:rFonts w:hint="eastAsia" w:ascii="微软雅黑" w:hAnsi="微软雅黑" w:eastAsia="微软雅黑"/>
            <w:b w:val="1"/>
          </w:rPr>
          <w:delText>四道关</w:delText>
        </w:r>
      </w:del>
      <w:del w:id="305" w:author="yuanzhiqian" w:date="2026-09-10T16:46:36Z">
        <w:r>
          <w:rPr>
            <w:rFonts w:hint="eastAsia" w:ascii="微软雅黑" w:hAnsi="微软雅黑" w:eastAsia="微软雅黑"/>
            <w:b w:val="0"/>
          </w:rPr>
          <w:delText>：① 设计方案的工艺化转化；② 对现场施工的指导与监理；③ 关键工序的质量把控；④ 全系统的联调联试。</w:delText>
        </w:r>
      </w:del>
      <w:del w:id="306" w:author="yuanzhiqian" w:date="2026-09-10T16:46:36Z">
        <w:r>
          <w:rPr>
            <w:rFonts w:hint="eastAsia" w:ascii="微软雅黑" w:hAnsi="微软雅黑" w:eastAsia="微软雅黑"/>
            <w:b w:val="1"/>
          </w:rPr>
          <w:delText>一道卡了，前面的努力都打折。</w:delText>
        </w:r>
      </w:del>
    </w:p>
    <w:p w14:paraId="14E2714D">
      <w:pPr>
        <w:ind w:firstLine="0"/>
        <w:rPr>
          <w:del w:id="319" w:author="yuanzhiqian" w:date="2026-09-10T16:46:36Z"/>
        </w:rPr>
      </w:pPr>
      <w:del w:id="307" w:author="yuanzhiqian" w:date="2026-09-10T16:46:36Z">
        <w:r>
          <w:rPr>
            <w:rFonts w:hint="eastAsia" w:ascii="微软雅黑" w:hAnsi="微软雅黑" w:eastAsia="微软雅黑"/>
            <w:b w:val="0"/>
          </w:rPr>
          <w:delText>这几年我们新线建设和老线改造并行，节奏非常紧。9 号线、11 号线那两次干扰事件回过头看，</w:delText>
        </w:r>
      </w:del>
      <w:del w:id="308" w:author="yuanzhiqian" w:date="2026-09-10T16:46:36Z">
        <w:r>
          <w:rPr>
            <w:rFonts w:hint="eastAsia" w:ascii="微软雅黑" w:hAnsi="微软雅黑" w:eastAsia="微软雅黑"/>
            <w:b w:val="1"/>
          </w:rPr>
          <w:delText>既有方案设计的源头因素，也有建设期工艺标准执行不到位的因素</w:delText>
        </w:r>
      </w:del>
      <w:del w:id="309" w:author="yuanzhiqian" w:date="2026-09-10T16:46:36Z">
        <w:r>
          <w:rPr>
            <w:rFonts w:hint="eastAsia" w:ascii="微软雅黑" w:hAnsi="微软雅黑" w:eastAsia="微软雅黑"/>
            <w:b w:val="0"/>
          </w:rPr>
          <w:delText>——这一点不回避，是我们自己的经验，也是行业的共同教训。</w:delText>
        </w:r>
      </w:del>
    </w:p>
    <w:p w14:paraId="4166699A">
      <w:pPr>
        <w:ind w:firstLine="0"/>
        <w:rPr>
          <w:del w:id="323" w:author="yuanzhiqian" w:date="2026-09-10T16:46:36Z"/>
        </w:rPr>
      </w:pPr>
      <w:del w:id="310" w:author="yuanzhiqian" w:date="2026-09-10T16:46:36Z">
        <w:r>
          <w:rPr>
            <w:rFonts w:hint="eastAsia" w:ascii="微软雅黑" w:hAnsi="微软雅黑" w:eastAsia="微软雅黑"/>
            <w:b w:val="0"/>
          </w:rPr>
          <w:delText>华为作为我们的主要设备系统供应商，在 B 支柱的关键作用是有现实路径的——参与施工工艺标准制定、派驻有地铁经验的技术督导、对关键节点做联合验收、把联调联试从"产品级"提升到"运营级"。</w:delText>
        </w:r>
      </w:del>
      <w:del w:id="311" w:author="yuanzhiqian" w:date="2026-09-10T16:46:36Z">
        <w:r>
          <w:rPr>
            <w:rFonts w:hint="eastAsia" w:ascii="微软雅黑" w:hAnsi="微软雅黑" w:eastAsia="微软雅黑"/>
            <w:b w:val="1"/>
          </w:rPr>
          <w:delText>图纸不应停在 PPT 里，方案不应停在合同里</w:delText>
        </w:r>
      </w:del>
      <w:del w:id="312" w:author="yuanzhiqian" w:date="2026-09-10T16:46:36Z">
        <w:r>
          <w:rPr>
            <w:rFonts w:hint="eastAsia" w:ascii="微软雅黑" w:hAnsi="微软雅黑" w:eastAsia="微软雅黑"/>
            <w:b w:val="0"/>
          </w:rPr>
          <w:delText>。</w:delText>
        </w:r>
      </w:del>
    </w:p>
    <w:p w14:paraId="686B6192">
      <w:pPr>
        <w:pStyle w:val="00001b"/>
      </w:pPr>
      <w:r>
        <w:rPr>
          <w:rFonts w:hint="eastAsia"/>
        </w:rPr>
        <w:t>第四块：维护保障有力</w:t>
      </w:r>
      <w:del w:id="313" w:author="yuanzhiqian" w:date="2026-09-10T17:02:25Z">
        <w:r>
          <w:rPr>
            <w:rFonts w:hint="eastAsia"/>
          </w:rPr>
          <w:delText>——把"经验"变成"能力"（2-3 分钟）</w:delText>
        </w:r>
      </w:del>
    </w:p>
    <w:p w14:paraId="2A1E72AC">
      <w:pPr>
        <w:ind w:firstLine="0"/>
      </w:pPr>
      <w:r>
        <w:rPr>
          <w:rFonts w:hint="eastAsia" w:ascii="微软雅黑" w:hAnsi="微软雅黑" w:eastAsia="微软雅黑"/>
          <w:b w:val="1"/>
        </w:rPr>
        <w:t>C 支柱的难点，是把一次性的经验变成可复制的能力。</w:t>
      </w:r>
    </w:p>
    <w:p w14:paraId="454EA477">
      <w:pPr>
        <w:ind w:firstLine="0"/>
        <w:rPr>
          <w:ins w:id="328" w:author="yuanzhiqian" w:date="2026-09-10T16:51:52Z"/>
          <w:rFonts w:hint="default" w:ascii="微软雅黑" w:hAnsi="微软雅黑" w:eastAsia="微软雅黑"/>
          <w:b w:val="0"/>
          <w:lang w:val="en-US" w:eastAsia="zh-CN"/>
        </w:rPr>
      </w:pPr>
      <w:ins w:id="314" w:author="yuanzhiqian" w:date="2026-09-10T16:51:55Z">
        <w:r>
          <w:rPr>
            <w:rFonts w:hint="eastAsia"/>
            <w:b w:val="0"/>
            <w:lang w:val="en-US" w:eastAsia="zh-CN"/>
          </w:rPr>
          <w:t>维护</w:t>
        </w:r>
      </w:ins>
      <w:ins w:id="315" w:author="yuanzhiqian" w:date="2026-09-10T16:51:57Z">
        <w:r>
          <w:rPr>
            <w:rFonts w:hint="eastAsia"/>
            <w:b w:val="0"/>
            <w:lang w:val="en-US" w:eastAsia="zh-CN"/>
          </w:rPr>
          <w:t>保障</w:t>
        </w:r>
      </w:ins>
      <w:ins w:id="316" w:author="yuanzhiqian" w:date="2026-09-10T16:51:58Z">
        <w:r>
          <w:rPr>
            <w:rFonts w:hint="eastAsia"/>
            <w:b w:val="0"/>
            <w:lang w:val="en-US" w:eastAsia="zh-CN"/>
          </w:rPr>
          <w:t>是</w:t>
        </w:r>
      </w:ins>
      <w:ins w:id="317" w:author="yuanzhiqian" w:date="2026-09-10T16:52:00Z">
        <w:r>
          <w:rPr>
            <w:rFonts w:hint="eastAsia"/>
            <w:b w:val="0"/>
            <w:lang w:val="en-US" w:eastAsia="zh-CN"/>
          </w:rPr>
          <w:t>我们</w:t>
        </w:r>
      </w:ins>
      <w:ins w:id="318" w:author="yuanzhiqian" w:date="2026-09-10T16:52:04Z">
        <w:r>
          <w:rPr>
            <w:rFonts w:hint="eastAsia"/>
            <w:b w:val="0"/>
            <w:lang w:val="en-US" w:eastAsia="zh-CN"/>
          </w:rPr>
          <w:t>的</w:t>
        </w:r>
      </w:ins>
      <w:ins w:id="319" w:author="yuanzhiqian" w:date="2026-09-10T16:52:07Z">
        <w:r>
          <w:rPr>
            <w:rFonts w:hint="eastAsia"/>
            <w:b w:val="0"/>
            <w:lang w:val="en-US" w:eastAsia="zh-CN"/>
          </w:rPr>
          <w:t>主体</w:t>
        </w:r>
      </w:ins>
      <w:ins w:id="320" w:author="yuanzhiqian" w:date="2026-09-10T16:52:08Z">
        <w:r>
          <w:rPr>
            <w:rFonts w:hint="eastAsia"/>
            <w:b w:val="0"/>
            <w:lang w:val="en-US" w:eastAsia="zh-CN"/>
          </w:rPr>
          <w:t>工作</w:t>
        </w:r>
      </w:ins>
      <w:ins w:id="321" w:author="yuanzhiqian" w:date="2026-09-10T16:52:22Z">
        <w:r>
          <w:rPr>
            <w:rFonts w:hint="eastAsia"/>
            <w:b w:val="0"/>
            <w:lang w:val="en-US" w:eastAsia="zh-CN"/>
          </w:rPr>
          <w:t>阶段，</w:t>
        </w:r>
      </w:ins>
      <w:ins w:id="322" w:author="yuanzhiqian" w:date="2026-09-10T16:52:41Z">
        <w:r>
          <w:rPr>
            <w:rFonts w:hint="eastAsia"/>
            <w:b w:val="0"/>
            <w:lang w:val="en-US" w:eastAsia="zh-CN"/>
          </w:rPr>
          <w:t>在90</w:t>
        </w:r>
      </w:ins>
      <w:ins w:id="323" w:author="yuanzhiqian" w:date="2026-09-10T16:52:42Z">
        <w:r>
          <w:rPr>
            <w:rFonts w:hint="eastAsia"/>
            <w:b w:val="0"/>
            <w:lang w:val="en-US" w:eastAsia="zh-CN"/>
          </w:rPr>
          <w:t>%</w:t>
        </w:r>
      </w:ins>
      <w:ins w:id="324" w:author="yuanzhiqian" w:date="2026-09-10T16:52:43Z">
        <w:r>
          <w:rPr>
            <w:rFonts w:hint="eastAsia"/>
            <w:b w:val="0"/>
            <w:lang w:val="en-US" w:eastAsia="zh-CN"/>
          </w:rPr>
          <w:t>的</w:t>
        </w:r>
      </w:ins>
      <w:ins w:id="325" w:author="yuanzhiqian" w:date="2026-09-10T16:52:44Z">
        <w:r>
          <w:rPr>
            <w:rFonts w:hint="eastAsia"/>
            <w:b w:val="0"/>
            <w:lang w:val="en-US" w:eastAsia="zh-CN"/>
          </w:rPr>
          <w:t>时间</w:t>
        </w:r>
      </w:ins>
      <w:ins w:id="326" w:author="yuanzhiqian" w:date="2026-09-10T16:52:45Z">
        <w:r>
          <w:rPr>
            <w:rFonts w:hint="eastAsia"/>
            <w:b w:val="0"/>
            <w:lang w:val="en-US" w:eastAsia="zh-CN"/>
          </w:rPr>
          <w:t>里</w:t>
        </w:r>
      </w:ins>
      <w:ins w:id="327" w:author="yuanzhiqian" w:date="2026-09-10T16:52:46Z">
        <w:r>
          <w:rPr>
            <w:rFonts w:hint="eastAsia"/>
            <w:b w:val="0"/>
            <w:lang w:val="en-US" w:eastAsia="zh-CN"/>
          </w:rPr>
          <w:t>我们</w:t>
        </w:r>
      </w:ins>
      <w:ins w:id="328" w:author="yuanzhiqian" w:date="2026-09-10T16:52:47Z">
        <w:r>
          <w:rPr>
            <w:rFonts w:hint="eastAsia"/>
            <w:b w:val="0"/>
            <w:lang w:val="en-US" w:eastAsia="zh-CN"/>
          </w:rPr>
          <w:t>是</w:t>
        </w:r>
      </w:ins>
      <w:ins w:id="329" w:author="yuanzhiqian" w:date="2026-09-10T16:52:50Z">
        <w:r>
          <w:rPr>
            <w:rFonts w:hint="eastAsia"/>
            <w:b w:val="0"/>
            <w:lang w:val="en-US" w:eastAsia="zh-CN"/>
          </w:rPr>
          <w:t>处于</w:t>
        </w:r>
      </w:ins>
      <w:ins w:id="330" w:author="yuanzhiqian" w:date="2026-09-10T16:52:52Z">
        <w:r>
          <w:rPr>
            <w:rFonts w:hint="eastAsia"/>
            <w:b w:val="0"/>
            <w:lang w:val="en-US" w:eastAsia="zh-CN"/>
          </w:rPr>
          <w:t>这个</w:t>
        </w:r>
      </w:ins>
      <w:ins w:id="331" w:author="yuanzhiqian" w:date="2026-09-10T16:52:53Z">
        <w:r>
          <w:rPr>
            <w:rFonts w:hint="eastAsia"/>
            <w:b w:val="0"/>
            <w:lang w:val="en-US" w:eastAsia="zh-CN"/>
          </w:rPr>
          <w:t>阶段，</w:t>
        </w:r>
      </w:ins>
      <w:ins w:id="332" w:author="yuanzhiqian" w:date="2026-09-10T16:53:21Z">
        <w:r>
          <w:rPr>
            <w:rFonts w:hint="eastAsia"/>
            <w:b w:val="0"/>
            <w:lang w:val="en-US" w:eastAsia="zh-CN"/>
          </w:rPr>
          <w:t>要</w:t>
        </w:r>
      </w:ins>
      <w:ins w:id="333" w:author="yuanzhiqian" w:date="2026-09-10T16:53:22Z">
        <w:r>
          <w:rPr>
            <w:rFonts w:hint="eastAsia"/>
            <w:b w:val="0"/>
            <w:lang w:val="en-US" w:eastAsia="zh-CN"/>
          </w:rPr>
          <w:t>在</w:t>
        </w:r>
      </w:ins>
      <w:ins w:id="334" w:author="yuanzhiqian" w:date="2026-09-10T16:53:24Z">
        <w:r>
          <w:rPr>
            <w:rFonts w:hint="eastAsia"/>
            <w:b w:val="0"/>
            <w:lang w:val="en-US" w:eastAsia="zh-CN"/>
          </w:rPr>
          <w:t>整个</w:t>
        </w:r>
      </w:ins>
      <w:ins w:id="335" w:author="yuanzhiqian" w:date="2026-09-10T16:53:28Z">
        <w:r>
          <w:rPr>
            <w:rFonts w:hint="eastAsia"/>
            <w:b w:val="0"/>
            <w:lang w:val="en-US" w:eastAsia="zh-CN"/>
          </w:rPr>
          <w:t>保障期内</w:t>
        </w:r>
      </w:ins>
      <w:ins w:id="336" w:author="yuanzhiqian" w:date="2026-09-10T16:53:32Z">
        <w:r>
          <w:rPr>
            <w:rFonts w:hint="eastAsia"/>
            <w:b w:val="0"/>
            <w:lang w:val="en-US" w:eastAsia="zh-CN"/>
          </w:rPr>
          <w:t>确保</w:t>
        </w:r>
      </w:ins>
      <w:ins w:id="337" w:author="yuanzhiqian" w:date="2026-09-10T16:53:34Z">
        <w:r>
          <w:rPr>
            <w:rFonts w:hint="eastAsia"/>
            <w:b w:val="0"/>
            <w:lang w:val="en-US" w:eastAsia="zh-CN"/>
          </w:rPr>
          <w:t>系统</w:t>
        </w:r>
      </w:ins>
      <w:ins w:id="338" w:author="yuanzhiqian" w:date="2026-09-10T16:53:35Z">
        <w:r>
          <w:rPr>
            <w:rFonts w:hint="eastAsia"/>
            <w:b w:val="0"/>
            <w:lang w:val="en-US" w:eastAsia="zh-CN"/>
          </w:rPr>
          <w:t>平稳</w:t>
        </w:r>
      </w:ins>
      <w:ins w:id="339" w:author="yuanzhiqian" w:date="2026-09-10T16:53:39Z">
        <w:r>
          <w:rPr>
            <w:rFonts w:hint="eastAsia"/>
            <w:b w:val="0"/>
            <w:lang w:val="en-US" w:eastAsia="zh-CN"/>
          </w:rPr>
          <w:t>运行</w:t>
        </w:r>
      </w:ins>
      <w:ins w:id="340" w:author="yuanzhiqian" w:date="2026-09-10T16:53:40Z">
        <w:r>
          <w:rPr>
            <w:rFonts w:hint="eastAsia"/>
            <w:b w:val="0"/>
            <w:lang w:val="en-US" w:eastAsia="zh-CN"/>
          </w:rPr>
          <w:t>，</w:t>
        </w:r>
      </w:ins>
      <w:ins w:id="341" w:author="yuanzhiqian" w:date="2026-09-10T16:55:51Z">
        <w:r>
          <w:rPr>
            <w:rFonts w:hint="eastAsia"/>
            <w:b w:val="0"/>
            <w:lang w:val="en-US" w:eastAsia="zh-CN"/>
          </w:rPr>
          <w:t>我们</w:t>
        </w:r>
      </w:ins>
      <w:ins w:id="342" w:author="yuanzhiqian" w:date="2026-09-10T16:55:52Z">
        <w:r>
          <w:rPr>
            <w:rFonts w:hint="eastAsia"/>
            <w:b w:val="0"/>
            <w:lang w:val="en-US" w:eastAsia="zh-CN"/>
          </w:rPr>
          <w:t>要</w:t>
        </w:r>
      </w:ins>
      <w:ins w:id="343" w:author="yuanzhiqian" w:date="2026-09-10T16:55:53Z">
        <w:r>
          <w:rPr>
            <w:rFonts w:hint="eastAsia"/>
            <w:b w:val="0"/>
            <w:lang w:val="en-US" w:eastAsia="zh-CN"/>
          </w:rPr>
          <w:t>有</w:t>
        </w:r>
      </w:ins>
      <w:ins w:id="344" w:author="yuanzhiqian" w:date="2026-09-10T16:57:31Z">
        <w:r>
          <w:rPr>
            <w:rFonts w:hint="eastAsia"/>
            <w:b w:val="0"/>
            <w:lang w:val="en-US" w:eastAsia="zh-CN"/>
          </w:rPr>
          <w:t>充分</w:t>
        </w:r>
      </w:ins>
      <w:ins w:id="345" w:author="yuanzhiqian" w:date="2026-09-10T16:57:32Z">
        <w:r>
          <w:rPr>
            <w:rFonts w:hint="eastAsia"/>
            <w:b w:val="0"/>
            <w:lang w:val="en-US" w:eastAsia="zh-CN"/>
          </w:rPr>
          <w:t>的</w:t>
        </w:r>
      </w:ins>
      <w:ins w:id="346" w:author="yuanzhiqian" w:date="2026-09-10T16:57:39Z">
        <w:r>
          <w:rPr>
            <w:rFonts w:hint="eastAsia"/>
            <w:b w:val="0"/>
            <w:lang w:val="en-US" w:eastAsia="zh-CN"/>
          </w:rPr>
          <w:t>感知</w:t>
        </w:r>
      </w:ins>
      <w:ins w:id="347" w:author="yuanzhiqian" w:date="2026-09-10T16:57:43Z">
        <w:r>
          <w:rPr>
            <w:rFonts w:hint="eastAsia"/>
            <w:b w:val="0"/>
            <w:lang w:val="en-US" w:eastAsia="zh-CN"/>
          </w:rPr>
          <w:t>和</w:t>
        </w:r>
      </w:ins>
      <w:ins w:id="348" w:author="yuanzhiqian" w:date="2026-09-10T16:57:47Z">
        <w:r>
          <w:rPr>
            <w:rFonts w:hint="eastAsia"/>
            <w:b w:val="0"/>
            <w:lang w:val="en-US" w:eastAsia="zh-CN"/>
          </w:rPr>
          <w:t>故障</w:t>
        </w:r>
      </w:ins>
      <w:ins w:id="349" w:author="yuanzhiqian" w:date="2026-09-10T16:57:49Z">
        <w:r>
          <w:rPr>
            <w:rFonts w:hint="eastAsia"/>
            <w:b w:val="0"/>
            <w:lang w:val="en-US" w:eastAsia="zh-CN"/>
          </w:rPr>
          <w:t>弱化</w:t>
        </w:r>
      </w:ins>
      <w:ins w:id="350" w:author="yuanzhiqian" w:date="2026-09-10T16:57:51Z">
        <w:r>
          <w:rPr>
            <w:rFonts w:hint="eastAsia"/>
            <w:b w:val="0"/>
            <w:lang w:val="en-US" w:eastAsia="zh-CN"/>
          </w:rPr>
          <w:t>手段，</w:t>
        </w:r>
      </w:ins>
      <w:ins w:id="351" w:author="yuanzhiqian" w:date="2026-09-10T16:58:13Z">
        <w:r>
          <w:rPr>
            <w:rFonts w:hint="eastAsia"/>
            <w:b w:val="0"/>
            <w:lang w:val="en-US" w:eastAsia="zh-CN"/>
          </w:rPr>
          <w:t>以及</w:t>
        </w:r>
      </w:ins>
      <w:ins w:id="352" w:author="yuanzhiqian" w:date="2026-09-10T16:58:25Z">
        <w:r>
          <w:rPr>
            <w:rFonts w:hint="eastAsia"/>
            <w:b w:val="0"/>
            <w:lang w:val="en-US" w:eastAsia="zh-CN"/>
          </w:rPr>
          <w:t>合格</w:t>
        </w:r>
      </w:ins>
      <w:ins w:id="353" w:author="yuanzhiqian" w:date="2026-09-10T16:58:26Z">
        <w:r>
          <w:rPr>
            <w:rFonts w:hint="eastAsia"/>
            <w:b w:val="0"/>
            <w:lang w:val="en-US" w:eastAsia="zh-CN"/>
          </w:rPr>
          <w:t>的</w:t>
        </w:r>
      </w:ins>
      <w:ins w:id="354" w:author="yuanzhiqian" w:date="2026-09-10T16:58:31Z">
        <w:r>
          <w:rPr>
            <w:rFonts w:hint="eastAsia"/>
            <w:b w:val="0"/>
            <w:lang w:val="en-US" w:eastAsia="zh-CN"/>
          </w:rPr>
          <w:t>运维</w:t>
        </w:r>
      </w:ins>
      <w:ins w:id="355" w:author="yuanzhiqian" w:date="2026-09-10T16:58:33Z">
        <w:r>
          <w:rPr>
            <w:rFonts w:hint="eastAsia"/>
            <w:b w:val="0"/>
            <w:lang w:val="en-US" w:eastAsia="zh-CN"/>
          </w:rPr>
          <w:t>保障</w:t>
        </w:r>
      </w:ins>
      <w:ins w:id="356" w:author="yuanzhiqian" w:date="2026-09-10T16:58:34Z">
        <w:r>
          <w:rPr>
            <w:rFonts w:hint="eastAsia"/>
            <w:b w:val="0"/>
            <w:lang w:val="en-US" w:eastAsia="zh-CN"/>
          </w:rPr>
          <w:t>人员</w:t>
        </w:r>
      </w:ins>
      <w:ins w:id="357" w:author="yuanzhiqian" w:date="2026-09-10T16:58:37Z">
        <w:r>
          <w:rPr>
            <w:rFonts w:hint="eastAsia"/>
            <w:b w:val="0"/>
            <w:lang w:val="en-US" w:eastAsia="zh-CN"/>
          </w:rPr>
          <w:t>，</w:t>
        </w:r>
      </w:ins>
      <w:ins w:id="358" w:author="yuanzhiqian" w:date="2026-09-10T16:58:56Z">
        <w:r>
          <w:rPr>
            <w:rFonts w:hint="eastAsia"/>
            <w:b w:val="0"/>
            <w:lang w:val="en-US" w:eastAsia="zh-CN"/>
          </w:rPr>
          <w:t>通过</w:t>
        </w:r>
      </w:ins>
      <w:ins w:id="359" w:author="yuanzhiqian" w:date="2026-09-10T16:58:57Z">
        <w:r>
          <w:rPr>
            <w:rFonts w:hint="eastAsia"/>
            <w:b w:val="0"/>
            <w:lang w:val="en-US" w:eastAsia="zh-CN"/>
          </w:rPr>
          <w:t>对</w:t>
        </w:r>
      </w:ins>
      <w:ins w:id="360" w:author="yuanzhiqian" w:date="2026-09-10T16:58:58Z">
        <w:r>
          <w:rPr>
            <w:rFonts w:hint="eastAsia"/>
            <w:b w:val="0"/>
            <w:lang w:val="en-US" w:eastAsia="zh-CN"/>
          </w:rPr>
          <w:t>系统</w:t>
        </w:r>
      </w:ins>
      <w:ins w:id="361" w:author="yuanzhiqian" w:date="2026-09-10T16:58:59Z">
        <w:r>
          <w:rPr>
            <w:rFonts w:hint="eastAsia"/>
            <w:b w:val="0"/>
            <w:lang w:val="en-US" w:eastAsia="zh-CN"/>
          </w:rPr>
          <w:t>的</w:t>
        </w:r>
      </w:ins>
      <w:ins w:id="362" w:author="yuanzhiqian" w:date="2026-09-10T16:59:02Z">
        <w:r>
          <w:rPr>
            <w:rFonts w:hint="eastAsia"/>
            <w:b w:val="0"/>
            <w:lang w:val="en-US" w:eastAsia="zh-CN"/>
          </w:rPr>
          <w:t>充分</w:t>
        </w:r>
      </w:ins>
      <w:ins w:id="363" w:author="yuanzhiqian" w:date="2026-09-10T16:59:10Z">
        <w:r>
          <w:rPr>
            <w:rFonts w:hint="eastAsia"/>
            <w:b w:val="0"/>
            <w:lang w:val="en-US" w:eastAsia="zh-CN"/>
          </w:rPr>
          <w:t>理解和</w:t>
        </w:r>
      </w:ins>
      <w:ins w:id="364" w:author="yuanzhiqian" w:date="2026-09-10T16:59:12Z">
        <w:r>
          <w:rPr>
            <w:rFonts w:hint="eastAsia"/>
            <w:b w:val="0"/>
            <w:lang w:val="en-US" w:eastAsia="zh-CN"/>
          </w:rPr>
          <w:t>掌握</w:t>
        </w:r>
      </w:ins>
      <w:ins w:id="365" w:author="yuanzhiqian" w:date="2026-09-10T16:59:41Z">
        <w:r>
          <w:rPr>
            <w:rFonts w:hint="eastAsia"/>
            <w:b w:val="0"/>
            <w:lang w:val="en-US" w:eastAsia="zh-CN"/>
          </w:rPr>
          <w:t>，</w:t>
        </w:r>
      </w:ins>
      <w:ins w:id="366" w:author="yuanzhiqian" w:date="2026-09-10T16:59:43Z">
        <w:r>
          <w:rPr>
            <w:rFonts w:hint="eastAsia"/>
            <w:b w:val="0"/>
            <w:lang w:val="en-US" w:eastAsia="zh-CN"/>
          </w:rPr>
          <w:t>制定</w:t>
        </w:r>
      </w:ins>
      <w:ins w:id="367" w:author="yuanzhiqian" w:date="2026-09-10T16:59:46Z">
        <w:r>
          <w:rPr>
            <w:rFonts w:hint="eastAsia"/>
            <w:b w:val="0"/>
            <w:lang w:val="en-US" w:eastAsia="zh-CN"/>
          </w:rPr>
          <w:t>应急</w:t>
        </w:r>
      </w:ins>
      <w:ins w:id="368" w:author="yuanzhiqian" w:date="2026-09-10T16:59:52Z">
        <w:r>
          <w:rPr>
            <w:rFonts w:hint="eastAsia"/>
            <w:b w:val="0"/>
            <w:lang w:val="en-US" w:eastAsia="zh-CN"/>
          </w:rPr>
          <w:t>预案</w:t>
        </w:r>
      </w:ins>
      <w:ins w:id="369" w:author="yuanzhiqian" w:date="2026-09-10T16:59:53Z">
        <w:r>
          <w:rPr>
            <w:rFonts w:hint="eastAsia"/>
            <w:b w:val="0"/>
            <w:lang w:val="en-US" w:eastAsia="zh-CN"/>
          </w:rPr>
          <w:t>并</w:t>
        </w:r>
      </w:ins>
      <w:ins w:id="370" w:author="yuanzhiqian" w:date="2026-09-10T16:59:59Z">
        <w:r>
          <w:rPr>
            <w:rFonts w:hint="eastAsia"/>
            <w:b w:val="0"/>
            <w:lang w:val="en-US" w:eastAsia="zh-CN"/>
          </w:rPr>
          <w:t>培训</w:t>
        </w:r>
      </w:ins>
      <w:ins w:id="371" w:author="yuanzhiqian" w:date="2026-09-10T17:00:01Z">
        <w:r>
          <w:rPr>
            <w:rFonts w:hint="eastAsia"/>
            <w:b w:val="0"/>
            <w:lang w:val="en-US" w:eastAsia="zh-CN"/>
          </w:rPr>
          <w:t>演练，</w:t>
        </w:r>
      </w:ins>
      <w:ins w:id="372" w:author="yuanzhiqian" w:date="2026-09-10T17:00:08Z">
        <w:r>
          <w:rPr>
            <w:rFonts w:hint="eastAsia"/>
            <w:b w:val="0"/>
            <w:lang w:val="en-US" w:eastAsia="zh-CN"/>
          </w:rPr>
          <w:t>以</w:t>
        </w:r>
      </w:ins>
      <w:ins w:id="373" w:author="yuanzhiqian" w:date="2026-09-10T17:00:11Z">
        <w:r>
          <w:rPr>
            <w:rFonts w:hint="eastAsia"/>
            <w:b w:val="0"/>
            <w:lang w:val="en-US" w:eastAsia="zh-CN"/>
          </w:rPr>
          <w:t>最大</w:t>
        </w:r>
      </w:ins>
      <w:ins w:id="374" w:author="yuanzhiqian" w:date="2026-09-10T17:00:13Z">
        <w:r>
          <w:rPr>
            <w:rFonts w:hint="eastAsia"/>
            <w:b w:val="0"/>
            <w:lang w:val="en-US" w:eastAsia="zh-CN"/>
          </w:rPr>
          <w:t>可能的</w:t>
        </w:r>
      </w:ins>
      <w:ins w:id="375" w:author="yuanzhiqian" w:date="2026-09-10T17:00:18Z">
        <w:r>
          <w:rPr>
            <w:rFonts w:hint="eastAsia"/>
            <w:b w:val="0"/>
            <w:lang w:val="en-US" w:eastAsia="zh-CN"/>
          </w:rPr>
          <w:t>保障</w:t>
        </w:r>
      </w:ins>
      <w:ins w:id="376" w:author="yuanzhiqian" w:date="2026-09-10T17:00:20Z">
        <w:r>
          <w:rPr>
            <w:rFonts w:hint="eastAsia"/>
            <w:b w:val="0"/>
            <w:lang w:val="en-US" w:eastAsia="zh-CN"/>
          </w:rPr>
          <w:t>系统</w:t>
        </w:r>
      </w:ins>
      <w:ins w:id="377" w:author="yuanzhiqian" w:date="2026-09-10T17:00:22Z">
        <w:r>
          <w:rPr>
            <w:rFonts w:hint="eastAsia"/>
            <w:b w:val="0"/>
            <w:lang w:val="en-US" w:eastAsia="zh-CN"/>
          </w:rPr>
          <w:t>平稳</w:t>
        </w:r>
      </w:ins>
      <w:ins w:id="378" w:author="yuanzhiqian" w:date="2026-09-10T17:00:23Z">
        <w:r>
          <w:rPr>
            <w:rFonts w:hint="eastAsia"/>
            <w:b w:val="0"/>
            <w:lang w:val="en-US" w:eastAsia="zh-CN"/>
          </w:rPr>
          <w:t>运行</w:t>
        </w:r>
      </w:ins>
      <w:ins w:id="379" w:author="yuanzhiqian" w:date="2026-09-10T17:00:24Z">
        <w:r>
          <w:rPr>
            <w:rFonts w:hint="eastAsia"/>
            <w:b w:val="0"/>
            <w:lang w:val="en-US" w:eastAsia="zh-CN"/>
          </w:rPr>
          <w:t>，</w:t>
        </w:r>
      </w:ins>
      <w:ins w:id="380" w:author="yuanzhiqian" w:date="2026-09-10T17:00:46Z">
        <w:r>
          <w:rPr>
            <w:rFonts w:hint="eastAsia"/>
            <w:b w:val="0"/>
            <w:lang w:val="en-US" w:eastAsia="zh-CN"/>
          </w:rPr>
          <w:t>实现</w:t>
        </w:r>
      </w:ins>
      <w:ins w:id="381" w:author="yuanzhiqian" w:date="2026-09-10T17:00:51Z">
        <w:r>
          <w:rPr>
            <w:rFonts w:hint="eastAsia"/>
            <w:b w:val="0"/>
            <w:lang w:val="en-US" w:eastAsia="zh-CN"/>
          </w:rPr>
          <w:t>响应及时、</w:t>
        </w:r>
      </w:ins>
      <w:ins w:id="382" w:author="yuanzhiqian" w:date="2026-09-10T17:00:52Z">
        <w:r>
          <w:rPr>
            <w:rFonts w:hint="eastAsia"/>
            <w:b w:val="0"/>
            <w:lang w:val="en-US" w:eastAsia="zh-CN"/>
          </w:rPr>
          <w:t>定位</w:t>
        </w:r>
      </w:ins>
      <w:ins w:id="383" w:author="yuanzhiqian" w:date="2026-09-10T17:00:55Z">
        <w:r>
          <w:rPr>
            <w:rFonts w:hint="eastAsia"/>
            <w:b w:val="0"/>
            <w:lang w:val="en-US" w:eastAsia="zh-CN"/>
          </w:rPr>
          <w:t>精准</w:t>
        </w:r>
      </w:ins>
      <w:ins w:id="384" w:author="yuanzhiqian" w:date="2026-09-10T17:00:56Z">
        <w:r>
          <w:rPr>
            <w:rFonts w:hint="eastAsia"/>
            <w:b w:val="0"/>
            <w:lang w:val="en-US" w:eastAsia="zh-CN"/>
          </w:rPr>
          <w:t>、</w:t>
        </w:r>
      </w:ins>
      <w:ins w:id="385" w:author="yuanzhiqian" w:date="2026-09-10T17:00:59Z">
        <w:r>
          <w:rPr>
            <w:rFonts w:hint="eastAsia"/>
            <w:b w:val="0"/>
            <w:lang w:val="en-US" w:eastAsia="zh-CN"/>
          </w:rPr>
          <w:t>恢复</w:t>
        </w:r>
      </w:ins>
      <w:ins w:id="386" w:author="yuanzhiqian" w:date="2026-09-10T17:01:01Z">
        <w:r>
          <w:rPr>
            <w:rFonts w:hint="eastAsia"/>
            <w:b w:val="0"/>
            <w:lang w:val="en-US" w:eastAsia="zh-CN"/>
          </w:rPr>
          <w:t>快速</w:t>
        </w:r>
      </w:ins>
      <w:ins w:id="387" w:author="yuanzhiqian" w:date="2026-09-10T17:01:02Z">
        <w:r>
          <w:rPr>
            <w:rFonts w:hint="eastAsia"/>
            <w:b w:val="0"/>
            <w:lang w:val="en-US" w:eastAsia="zh-CN"/>
          </w:rPr>
          <w:t>的</w:t>
        </w:r>
      </w:ins>
      <w:ins w:id="388" w:author="yuanzhiqian" w:date="2026-09-10T17:01:03Z">
        <w:r>
          <w:rPr>
            <w:rFonts w:hint="eastAsia"/>
            <w:b w:val="0"/>
            <w:lang w:val="en-US" w:eastAsia="zh-CN"/>
          </w:rPr>
          <w:t>目标</w:t>
        </w:r>
      </w:ins>
      <w:ins w:id="389" w:author="yuanzhiqian" w:date="2026-09-10T17:01:04Z">
        <w:r>
          <w:rPr>
            <w:rFonts w:hint="eastAsia"/>
            <w:b w:val="0"/>
            <w:lang w:val="en-US" w:eastAsia="zh-CN"/>
          </w:rPr>
          <w:t>。</w:t>
        </w:r>
      </w:ins>
    </w:p>
    <w:p w14:paraId="59D4AEA8">
      <w:pPr>
        <w:ind w:firstLine="0"/>
        <w:rPr>
          <w:del w:id="405" w:author="yuanzhiqian" w:date="2026-09-10T16:54:20Z"/>
        </w:rPr>
      </w:pPr>
      <w:del w:id="390" w:author="yuanzhiqian" w:date="2026-09-10T16:54:20Z">
        <w:r>
          <w:rPr>
            <w:rFonts w:hint="eastAsia" w:ascii="微软雅黑" w:hAnsi="微软雅黑" w:eastAsia="微软雅黑"/>
            <w:b w:val="0"/>
          </w:rPr>
          <w:delText>地铁维护讲究四个字：</w:delText>
        </w:r>
      </w:del>
      <w:del w:id="391" w:author="yuanzhiqian" w:date="2026-09-10T16:54:20Z">
        <w:r>
          <w:rPr>
            <w:rFonts w:hint="eastAsia" w:ascii="微软雅黑" w:hAnsi="微软雅黑" w:eastAsia="微软雅黑"/>
            <w:b w:val="1"/>
          </w:rPr>
          <w:delText>有备无患</w:delText>
        </w:r>
      </w:del>
      <w:del w:id="392" w:author="yuanzhiqian" w:date="2026-09-10T16:54:20Z">
        <w:r>
          <w:rPr>
            <w:rFonts w:hint="eastAsia" w:ascii="微软雅黑" w:hAnsi="微软雅黑" w:eastAsia="微软雅黑"/>
            <w:b w:val="0"/>
          </w:rPr>
          <w:delText>。一旦发生故障，恢复速度就是安全。</w:delText>
        </w:r>
      </w:del>
    </w:p>
    <w:p w14:paraId="153EE4AB">
      <w:pPr>
        <w:ind w:firstLine="0"/>
        <w:rPr>
          <w:del w:id="409" w:author="yuanzhiqian" w:date="2026-09-10T16:54:20Z"/>
        </w:rPr>
      </w:pPr>
      <w:del w:id="393" w:author="yuanzhiqian" w:date="2026-09-10T16:54:20Z">
        <w:r>
          <w:rPr>
            <w:rFonts w:hint="eastAsia" w:ascii="微软雅黑" w:hAnsi="微软雅黑" w:eastAsia="微软雅黑"/>
            <w:b w:val="0"/>
          </w:rPr>
          <w:delText>我们这些年沉淀了四类能力：</w:delText>
        </w:r>
      </w:del>
      <w:del w:id="394" w:author="yuanzhiqian" w:date="2026-09-10T16:54:20Z">
        <w:r>
          <w:rPr>
            <w:rFonts w:hint="eastAsia" w:ascii="微软雅黑" w:hAnsi="微软雅黑" w:eastAsia="微软雅黑"/>
            <w:b w:val="1"/>
          </w:rPr>
          <w:delText>感知、预警、定位、操作</w:delText>
        </w:r>
      </w:del>
      <w:del w:id="395" w:author="yuanzhiqian" w:date="2026-09-10T16:54:20Z">
        <w:r>
          <w:rPr>
            <w:rFonts w:hint="eastAsia" w:ascii="微软雅黑" w:hAnsi="微软雅黑" w:eastAsia="微软雅黑"/>
            <w:b w:val="0"/>
          </w:rPr>
          <w:delText>——从被动响应走向主动防御。还是回到 9 号线、11 号线那两次干扰：第一次处置耗时几个小时；后来我们自建了</w:delText>
        </w:r>
      </w:del>
      <w:del w:id="396" w:author="yuanzhiqian" w:date="2026-09-10T16:54:20Z">
        <w:r>
          <w:rPr>
            <w:rFonts w:hint="eastAsia" w:ascii="微软雅黑" w:hAnsi="微软雅黑" w:eastAsia="微软雅黑"/>
            <w:b w:val="1"/>
          </w:rPr>
          <w:delText>无线环境智能监测系统</w:delText>
        </w:r>
      </w:del>
      <w:del w:id="397" w:author="yuanzhiqian" w:date="2026-09-10T16:54:20Z">
        <w:r>
          <w:rPr>
            <w:rFonts w:hint="eastAsia" w:ascii="微软雅黑" w:hAnsi="微软雅黑" w:eastAsia="微软雅黑"/>
            <w:b w:val="0"/>
          </w:rPr>
          <w:delText>，把同类事件的处置时间从小时级压到了</w:delText>
        </w:r>
      </w:del>
      <w:del w:id="398" w:author="yuanzhiqian" w:date="2026-09-10T16:54:20Z">
        <w:r>
          <w:rPr>
            <w:rFonts w:hint="eastAsia" w:ascii="微软雅黑" w:hAnsi="微软雅黑" w:eastAsia="微软雅黑"/>
            <w:b w:val="1"/>
          </w:rPr>
          <w:delText>最快半小时到两个半小时</w:delText>
        </w:r>
      </w:del>
      <w:del w:id="399" w:author="yuanzhiqian" w:date="2026-09-10T16:54:20Z">
        <w:r>
          <w:rPr>
            <w:rFonts w:hint="eastAsia" w:ascii="微软雅黑" w:hAnsi="微软雅黑" w:eastAsia="微软雅黑"/>
            <w:b w:val="0"/>
          </w:rPr>
          <w:delText>。这个能力，是一次次故障里逼出来的。</w:delText>
        </w:r>
      </w:del>
    </w:p>
    <w:p w14:paraId="3C5C8F9C">
      <w:pPr>
        <w:ind w:firstLine="0"/>
        <w:rPr>
          <w:del w:id="417" w:author="yuanzhiqian" w:date="2026-09-10T16:54:20Z"/>
        </w:rPr>
      </w:pPr>
      <w:del w:id="400" w:author="yuanzhiqian" w:date="2026-09-10T16:54:20Z">
        <w:r>
          <w:rPr>
            <w:rFonts w:hint="eastAsia" w:ascii="微软雅黑" w:hAnsi="微软雅黑" w:eastAsia="微软雅黑"/>
            <w:b w:val="0"/>
          </w:rPr>
          <w:delText>但这件事我们不能单干。</w:delText>
        </w:r>
      </w:del>
      <w:del w:id="401" w:author="yuanzhiqian" w:date="2026-09-10T16:54:20Z">
        <w:r>
          <w:rPr>
            <w:rFonts w:hint="eastAsia" w:ascii="微软雅黑" w:hAnsi="微软雅黑" w:eastAsia="微软雅黑"/>
            <w:b w:val="1"/>
          </w:rPr>
          <w:delText>地铁场景的运维是 7×24、是 15 年、是几百个站点</w:delText>
        </w:r>
      </w:del>
      <w:del w:id="402" w:author="yuanzhiqian" w:date="2026-09-10T16:54:20Z">
        <w:r>
          <w:rPr>
            <w:rFonts w:hint="eastAsia" w:ascii="微软雅黑" w:hAnsi="微软雅黑" w:eastAsia="微软雅黑"/>
            <w:b w:val="0"/>
          </w:rPr>
          <w:delText>，单靠运营方自建能力，速度跟不上、覆盖面也不够。华为在 C 支柱的关键作用，正是把"经验"变成"产品化的能力"：</w:delText>
        </w:r>
      </w:del>
    </w:p>
    <w:p w14:paraId="48A36FAD">
      <w:pPr>
        <w:pStyle w:val="00000d"/>
        <w:rPr>
          <w:del w:id="421" w:author="yuanzhiqian" w:date="2026-09-10T16:54:20Z"/>
        </w:rPr>
      </w:pPr>
      <w:del w:id="403" w:author="yuanzhiqian" w:date="2026-09-10T16:54:20Z">
        <w:r>
          <w:rPr>
            <w:rFonts w:hint="eastAsia" w:ascii="微软雅黑" w:hAnsi="微软雅黑" w:eastAsia="微软雅黑"/>
            <w:b w:val="0"/>
          </w:rPr>
          <w:delText>联合开发可交付的智能监测/预警工具，而不是只给一份咨询报告；</w:delText>
        </w:r>
      </w:del>
    </w:p>
    <w:p w14:paraId="58282E49">
      <w:pPr>
        <w:pStyle w:val="00000d"/>
        <w:rPr>
          <w:del w:id="423" w:author="yuanzhiqian" w:date="2026-09-10T16:54:20Z"/>
        </w:rPr>
      </w:pPr>
      <w:del w:id="404" w:author="yuanzhiqian" w:date="2026-09-10T16:54:20Z">
        <w:r>
          <w:rPr>
            <w:rFonts w:hint="eastAsia" w:ascii="微软雅黑" w:hAnsi="微软雅黑" w:eastAsia="微软雅黑"/>
            <w:b w:val="0"/>
          </w:rPr>
          <w:delText>把华为的 IoT、AI、视频分析能力落到运维现场，落到站台上、隧道里、车地链路上；</w:delText>
        </w:r>
      </w:del>
    </w:p>
    <w:p w14:paraId="7CC0F21F">
      <w:pPr>
        <w:pStyle w:val="00000d"/>
        <w:rPr>
          <w:del w:id="425" w:author="yuanzhiqian" w:date="2026-09-10T16:54:20Z"/>
        </w:rPr>
      </w:pPr>
      <w:del w:id="405" w:author="yuanzhiqian" w:date="2026-09-10T16:54:20Z">
        <w:r>
          <w:rPr>
            <w:rFonts w:hint="eastAsia" w:ascii="微软雅黑" w:hAnsi="微软雅黑" w:eastAsia="微软雅黑"/>
            <w:b w:val="1"/>
          </w:rPr>
          <w:delText>培训演练要做到"有经验时定位精准、恢复快速"</w:delText>
        </w:r>
      </w:del>
      <w:del w:id="406" w:author="yuanzhiqian" w:date="2026-09-10T16:54:20Z">
        <w:r>
          <w:rPr>
            <w:rFonts w:hint="eastAsia" w:ascii="微软雅黑" w:hAnsi="微软雅黑" w:eastAsia="微软雅黑"/>
            <w:b w:val="0"/>
          </w:rPr>
          <w:delText>——这是我们的标准，也是我们衡量供应商的标尺。</w:delText>
        </w:r>
      </w:del>
    </w:p>
    <w:p w14:paraId="576E70B8">
      <w:pPr>
        <w:ind w:firstLine="0"/>
      </w:pPr>
      <w:del w:id="407" w:author="yuanzhiqian" w:date="2026-09-10T16:54:20Z">
        <w:r>
          <w:rPr>
            <w:rFonts w:hint="eastAsia" w:ascii="微软雅黑" w:hAnsi="微软雅黑" w:eastAsia="微软雅黑"/>
            <w:b w:val="0"/>
          </w:rPr>
          <w:delText>另一头是</w:delText>
        </w:r>
      </w:del>
      <w:del w:id="408" w:author="yuanzhiqian" w:date="2026-09-10T16:54:20Z">
        <w:r>
          <w:rPr>
            <w:rFonts w:hint="eastAsia" w:ascii="微软雅黑" w:hAnsi="微软雅黑" w:eastAsia="微软雅黑"/>
            <w:b w:val="1"/>
          </w:rPr>
          <w:delText>队伍支撑</w:delText>
        </w:r>
      </w:del>
      <w:del w:id="409" w:author="yuanzhiqian" w:date="2026-09-10T16:54:20Z">
        <w:r>
          <w:rPr>
            <w:rFonts w:hint="eastAsia" w:ascii="微软雅黑" w:hAnsi="微软雅黑" w:eastAsia="微软雅黑"/>
            <w:b w:val="0"/>
          </w:rPr>
          <w:delText>：人、机、料、法、环五要素的标准化管理。我们期待华为作为战略合作伙伴，成为我们外部专家资源池里的一支稳定力量，参与重大故障的远程会诊、参与应急演练的方案预演——这是软支撑，也是实支撑。</w:delText>
        </w:r>
      </w:del>
    </w:p>
    <w:p w14:paraId="12AB2D96">
      <w:pPr>
        <w:pStyle w:val="00001b"/>
      </w:pPr>
      <w:r>
        <w:rPr>
          <w:rFonts w:hint="eastAsia"/>
        </w:rPr>
        <w:t>第五块：全生命周期自主可控</w:t>
      </w:r>
      <w:del w:id="410" w:author="yuanzhiqian" w:date="2026-09-10T17:02:20Z">
        <w:r>
          <w:rPr>
            <w:rFonts w:hint="eastAsia"/>
          </w:rPr>
          <w:delText>——15 年的承诺，谁来兜底（3 分钟）</w:delText>
        </w:r>
      </w:del>
    </w:p>
    <w:p w14:paraId="75E3A04F">
      <w:pPr>
        <w:ind w:firstLine="0"/>
        <w:rPr>
          <w:del w:id="432" w:author="yuanzhiqian" w:date="2026-09-10T17:01:46Z"/>
        </w:rPr>
      </w:pPr>
      <w:del w:id="411" w:author="yuanzhiqian" w:date="2026-09-10T17:01:46Z">
        <w:r>
          <w:rPr>
            <w:rFonts w:hint="eastAsia" w:ascii="微软雅黑" w:hAnsi="微软雅黑" w:eastAsia="微软雅黑"/>
            <w:b w:val="1"/>
          </w:rPr>
          <w:delText>D 支柱是今天我最想展开的一块，因为它直接关系到我们和设备商关系的本质。</w:delText>
        </w:r>
      </w:del>
    </w:p>
    <w:p w14:paraId="581DBEC2">
      <w:pPr>
        <w:ind w:firstLine="0"/>
        <w:rPr>
          <w:del w:id="434" w:author="yuanzhiqian" w:date="2026-09-10T17:01:46Z"/>
        </w:rPr>
      </w:pPr>
      <w:del w:id="412" w:author="yuanzhiqian" w:date="2026-09-10T17:01:46Z">
        <w:r>
          <w:rPr>
            <w:rFonts w:hint="eastAsia" w:ascii="微软雅黑" w:hAnsi="微软雅黑" w:eastAsia="微软雅黑"/>
            <w:b w:val="0"/>
          </w:rPr>
          <w:delText>地铁场景最特殊的一点：</w:delText>
        </w:r>
      </w:del>
      <w:del w:id="413" w:author="yuanzhiqian" w:date="2026-09-10T17:01:46Z">
        <w:r>
          <w:rPr>
            <w:rFonts w:hint="eastAsia" w:ascii="微软雅黑" w:hAnsi="微软雅黑" w:eastAsia="微软雅黑"/>
            <w:b w:val="1"/>
          </w:rPr>
          <w:delText>通信系统设计寿命 15 年</w:delText>
        </w:r>
      </w:del>
      <w:del w:id="414" w:author="yuanzhiqian" w:date="2026-09-10T17:01:46Z">
        <w:r>
          <w:rPr>
            <w:rFonts w:hint="eastAsia" w:ascii="微软雅黑" w:hAnsi="微软雅黑" w:eastAsia="微软雅黑"/>
            <w:b w:val="0"/>
          </w:rPr>
          <w:delText xml:space="preserve">，而设备的产品周期是 </w:delText>
        </w:r>
      </w:del>
      <w:del w:id="415" w:author="yuanzhiqian" w:date="2026-09-10T17:01:46Z">
        <w:r>
          <w:rPr>
            <w:rFonts w:hint="eastAsia" w:ascii="微软雅黑" w:hAnsi="微软雅黑" w:eastAsia="微软雅黑"/>
            <w:b w:val="1"/>
          </w:rPr>
          <w:delText>3-5 年一代</w:delText>
        </w:r>
      </w:del>
      <w:del w:id="416" w:author="yuanzhiqian" w:date="2026-09-10T17:01:46Z">
        <w:r>
          <w:rPr>
            <w:rFonts w:hint="eastAsia" w:ascii="微软雅黑" w:hAnsi="微软雅黑" w:eastAsia="微软雅黑"/>
            <w:b w:val="0"/>
          </w:rPr>
          <w:delText xml:space="preserve">。15 年 ÷ 3-5 年 ≈ </w:delText>
        </w:r>
      </w:del>
      <w:del w:id="417" w:author="yuanzhiqian" w:date="2026-09-10T17:01:46Z">
        <w:r>
          <w:rPr>
            <w:rFonts w:hint="eastAsia" w:ascii="微软雅黑" w:hAnsi="微软雅黑" w:eastAsia="微软雅黑"/>
            <w:b w:val="1"/>
          </w:rPr>
          <w:delText>3 到 5 代迭代</w:delText>
        </w:r>
      </w:del>
      <w:del w:id="418" w:author="yuanzhiqian" w:date="2026-09-10T17:01:46Z">
        <w:r>
          <w:rPr>
            <w:rFonts w:hint="eastAsia" w:ascii="微软雅黑" w:hAnsi="微软雅黑" w:eastAsia="微软雅黑"/>
            <w:b w:val="0"/>
          </w:rPr>
          <w:delText>。也就是说，</w:delText>
        </w:r>
      </w:del>
      <w:del w:id="419" w:author="yuanzhiqian" w:date="2026-09-10T17:01:46Z">
        <w:r>
          <w:rPr>
            <w:rFonts w:hint="eastAsia" w:ascii="微软雅黑" w:hAnsi="微软雅黑" w:eastAsia="微软雅黑"/>
            <w:b w:val="1"/>
          </w:rPr>
          <w:delText>在设备还在服役的时候，它就停产了</w:delText>
        </w:r>
      </w:del>
      <w:del w:id="420" w:author="yuanzhiqian" w:date="2026-09-10T17:01:46Z">
        <w:r>
          <w:rPr>
            <w:rFonts w:hint="eastAsia" w:ascii="微软雅黑" w:hAnsi="微软雅黑" w:eastAsia="微软雅黑"/>
            <w:b w:val="0"/>
          </w:rPr>
          <w:delText>。</w:delText>
        </w:r>
      </w:del>
    </w:p>
    <w:p w14:paraId="019EF141">
      <w:pPr>
        <w:ind w:firstLine="0"/>
        <w:rPr>
          <w:del w:id="444" w:author="yuanzhiqian" w:date="2026-09-10T17:01:46Z"/>
        </w:rPr>
      </w:pPr>
      <w:del w:id="421" w:author="yuanzhiqian" w:date="2026-09-10T17:01:46Z">
        <w:r>
          <w:rPr>
            <w:rFonts w:hint="eastAsia" w:ascii="微软雅黑" w:hAnsi="微软雅黑" w:eastAsia="微软雅黑"/>
            <w:b w:val="0"/>
          </w:rPr>
          <w:delText>这里我要给华为一个公道评价：华为是国内少数</w:delText>
        </w:r>
      </w:del>
      <w:del w:id="422" w:author="yuanzhiqian" w:date="2026-09-10T17:01:46Z">
        <w:r>
          <w:rPr>
            <w:rFonts w:hint="eastAsia" w:ascii="微软雅黑" w:hAnsi="微软雅黑" w:eastAsia="微软雅黑"/>
            <w:b w:val="1"/>
          </w:rPr>
          <w:delText>把产品生命周期管理做得规范化、公开化</w:delText>
        </w:r>
      </w:del>
      <w:del w:id="423" w:author="yuanzhiqian" w:date="2026-09-10T17:01:46Z">
        <w:r>
          <w:rPr>
            <w:rFonts w:hint="eastAsia" w:ascii="微软雅黑" w:hAnsi="微软雅黑" w:eastAsia="微软雅黑"/>
            <w:b w:val="0"/>
          </w:rPr>
          <w:delText>的企业——EOM（停止销售）、EOFS（停止全面支持）、EOS（停止服务），官网有明确的生命周期公告体系，还有专门致客户的一封信。这一点我们认可，也帮我们做了规划预判——这正是华为在 D 支柱能发挥关键作用的基础。</w:delText>
        </w:r>
      </w:del>
    </w:p>
    <w:p w14:paraId="705305CA">
      <w:pPr>
        <w:ind w:firstLine="0"/>
        <w:rPr>
          <w:del w:id="448" w:author="yuanzhiqian" w:date="2026-09-10T17:01:46Z"/>
        </w:rPr>
      </w:pPr>
      <w:del w:id="424" w:author="yuanzhiqian" w:date="2026-09-10T17:01:46Z">
        <w:r>
          <w:rPr>
            <w:rFonts w:hint="eastAsia" w:ascii="微软雅黑" w:hAnsi="微软雅黑" w:eastAsia="微软雅黑"/>
            <w:b w:val="0"/>
          </w:rPr>
          <w:delText>但通用政策是按通用客户的节奏设计的，不是按地铁的节奏设计的——</w:delText>
        </w:r>
      </w:del>
      <w:del w:id="425" w:author="yuanzhiqian" w:date="2026-09-10T17:01:46Z">
        <w:r>
          <w:rPr>
            <w:rFonts w:hint="eastAsia" w:ascii="微软雅黑" w:hAnsi="微软雅黑" w:eastAsia="微软雅黑"/>
            <w:b w:val="1"/>
          </w:rPr>
          <w:delText>通用政策全程支撑大致到第 10 年前后，而我们的线路，要跑到第 15 年甚至更久（老线超期服役是常态）。第 10-15 年，是政策空白期</w:delText>
        </w:r>
      </w:del>
      <w:del w:id="426" w:author="yuanzhiqian" w:date="2026-09-10T17:01:46Z">
        <w:r>
          <w:rPr>
            <w:rFonts w:hint="eastAsia" w:ascii="微软雅黑" w:hAnsi="微软雅黑" w:eastAsia="微软雅黑"/>
            <w:b w:val="0"/>
          </w:rPr>
          <w:delText>。而这几年的设备，仍在每天承担数百万乘客的安全。</w:delText>
        </w:r>
      </w:del>
    </w:p>
    <w:p w14:paraId="3B99ACF5">
      <w:pPr>
        <w:ind w:firstLine="0"/>
        <w:rPr>
          <w:del w:id="452" w:author="yuanzhiqian" w:date="2026-09-10T17:01:46Z"/>
        </w:rPr>
      </w:pPr>
      <w:del w:id="427" w:author="yuanzhiqian" w:date="2026-09-10T17:01:46Z">
        <w:r>
          <w:rPr>
            <w:rFonts w:hint="eastAsia" w:ascii="微软雅黑" w:hAnsi="微软雅黑" w:eastAsia="微软雅黑"/>
            <w:b w:val="1"/>
          </w:rPr>
          <w:delText>9 号线、11 号线的干扰问题，是动态安全；生命周期错配，是长期安全。</w:delText>
        </w:r>
      </w:del>
      <w:del w:id="428" w:author="yuanzhiqian" w:date="2026-09-10T17:01:46Z">
        <w:r>
          <w:rPr>
            <w:rFonts w:hint="eastAsia" w:ascii="微软雅黑" w:hAnsi="微软雅黑" w:eastAsia="微软雅黑"/>
            <w:b w:val="0"/>
          </w:rPr>
          <w:delText xml:space="preserve"> 两者性质不同，但都得有人兜底。</w:delText>
        </w:r>
      </w:del>
    </w:p>
    <w:p w14:paraId="35F0D185">
      <w:pPr>
        <w:ind w:firstLine="0"/>
        <w:rPr>
          <w:ins w:id="455" w:author="yuanzhiqian" w:date="2026-09-10T17:01:51Z"/>
          <w:rFonts w:hint="default" w:ascii="微软雅黑" w:hAnsi="微软雅黑" w:eastAsia="微软雅黑"/>
          <w:b w:val="0"/>
          <w:lang w:val="en-US" w:eastAsia="zh-CN"/>
        </w:rPr>
      </w:pPr>
      <w:ins w:id="429" w:author="yuanzhiqian" w:date="2026-09-10T17:03:22Z">
        <w:r>
          <w:rPr>
            <w:rFonts w:hint="eastAsia"/>
            <w:b w:val="0"/>
            <w:lang w:val="en-US" w:eastAsia="zh-CN"/>
          </w:rPr>
          <w:t>轨交</w:t>
        </w:r>
      </w:ins>
      <w:ins w:id="430" w:author="yuanzhiqian" w:date="2026-09-10T17:03:23Z">
        <w:r>
          <w:rPr>
            <w:rFonts w:hint="eastAsia"/>
            <w:b w:val="0"/>
            <w:lang w:val="en-US" w:eastAsia="zh-CN"/>
          </w:rPr>
          <w:t>通信系统</w:t>
        </w:r>
      </w:ins>
      <w:ins w:id="431" w:author="yuanzhiqian" w:date="2026-09-10T17:03:24Z">
        <w:r>
          <w:rPr>
            <w:rFonts w:hint="eastAsia"/>
            <w:b w:val="0"/>
            <w:lang w:val="en-US" w:eastAsia="zh-CN"/>
          </w:rPr>
          <w:t>的</w:t>
        </w:r>
      </w:ins>
      <w:ins w:id="432" w:author="yuanzhiqian" w:date="2026-09-10T17:03:27Z">
        <w:r>
          <w:rPr>
            <w:rFonts w:hint="eastAsia"/>
            <w:b w:val="0"/>
            <w:lang w:val="en-US" w:eastAsia="zh-CN"/>
          </w:rPr>
          <w:t>设计</w:t>
        </w:r>
      </w:ins>
      <w:ins w:id="433" w:author="yuanzhiqian" w:date="2026-09-10T17:03:29Z">
        <w:r>
          <w:rPr>
            <w:rFonts w:hint="eastAsia"/>
            <w:b w:val="0"/>
            <w:lang w:val="en-US" w:eastAsia="zh-CN"/>
          </w:rPr>
          <w:t>使用</w:t>
        </w:r>
      </w:ins>
      <w:ins w:id="434" w:author="yuanzhiqian" w:date="2026-09-10T17:03:31Z">
        <w:r>
          <w:rPr>
            <w:rFonts w:hint="eastAsia"/>
            <w:b w:val="0"/>
            <w:lang w:val="en-US" w:eastAsia="zh-CN"/>
          </w:rPr>
          <w:t>寿命是</w:t>
        </w:r>
      </w:ins>
      <w:ins w:id="435" w:author="yuanzhiqian" w:date="2026-09-10T17:03:32Z">
        <w:r>
          <w:rPr>
            <w:rFonts w:hint="eastAsia"/>
            <w:b w:val="0"/>
            <w:lang w:val="en-US" w:eastAsia="zh-CN"/>
          </w:rPr>
          <w:t>10</w:t>
        </w:r>
      </w:ins>
      <w:ins w:id="436" w:author="yuanzhiqian" w:date="2026-09-10T17:03:33Z">
        <w:r>
          <w:rPr>
            <w:rFonts w:hint="eastAsia"/>
            <w:b w:val="0"/>
            <w:lang w:val="en-US" w:eastAsia="zh-CN"/>
          </w:rPr>
          <w:t>到15</w:t>
        </w:r>
      </w:ins>
      <w:ins w:id="437" w:author="yuanzhiqian" w:date="2026-09-10T17:03:34Z">
        <w:r>
          <w:rPr>
            <w:rFonts w:hint="eastAsia"/>
            <w:b w:val="0"/>
            <w:lang w:val="en-US" w:eastAsia="zh-CN"/>
          </w:rPr>
          <w:t>年</w:t>
        </w:r>
      </w:ins>
      <w:ins w:id="438" w:author="yuanzhiqian" w:date="2026-09-10T17:03:35Z">
        <w:r>
          <w:rPr>
            <w:rFonts w:hint="eastAsia"/>
            <w:b w:val="0"/>
            <w:lang w:val="en-US" w:eastAsia="zh-CN"/>
          </w:rPr>
          <w:t>，</w:t>
        </w:r>
      </w:ins>
      <w:ins w:id="439" w:author="yuanzhiqian" w:date="2026-09-10T17:03:48Z">
        <w:r>
          <w:rPr>
            <w:rFonts w:hint="eastAsia"/>
            <w:b w:val="0"/>
            <w:lang w:val="en-US" w:eastAsia="zh-CN"/>
          </w:rPr>
          <w:t>在</w:t>
        </w:r>
      </w:ins>
      <w:ins w:id="440" w:author="yuanzhiqian" w:date="2026-09-10T17:03:50Z">
        <w:r>
          <w:rPr>
            <w:rFonts w:hint="eastAsia"/>
            <w:b w:val="0"/>
            <w:lang w:val="en-US" w:eastAsia="zh-CN"/>
          </w:rPr>
          <w:t>此期间</w:t>
        </w:r>
      </w:ins>
      <w:ins w:id="441" w:author="yuanzhiqian" w:date="2026-09-10T17:03:56Z">
        <w:r>
          <w:rPr>
            <w:rFonts w:hint="eastAsia"/>
            <w:b w:val="0"/>
            <w:lang w:val="en-US" w:eastAsia="zh-CN"/>
          </w:rPr>
          <w:t>要</w:t>
        </w:r>
      </w:ins>
      <w:ins w:id="442" w:author="yuanzhiqian" w:date="2026-09-10T17:04:23Z">
        <w:r>
          <w:rPr>
            <w:rFonts w:hint="eastAsia"/>
            <w:b w:val="0"/>
            <w:lang w:val="en-US" w:eastAsia="zh-CN"/>
          </w:rPr>
          <w:t>保障</w:t>
        </w:r>
      </w:ins>
      <w:ins w:id="443" w:author="yuanzhiqian" w:date="2026-09-10T17:04:25Z">
        <w:r>
          <w:rPr>
            <w:rFonts w:hint="eastAsia"/>
            <w:b w:val="0"/>
            <w:lang w:val="en-US" w:eastAsia="zh-CN"/>
          </w:rPr>
          <w:t>系统的</w:t>
        </w:r>
      </w:ins>
      <w:ins w:id="444" w:author="yuanzhiqian" w:date="2026-09-10T17:04:26Z">
        <w:r>
          <w:rPr>
            <w:rFonts w:hint="eastAsia"/>
            <w:b w:val="0"/>
            <w:lang w:val="en-US" w:eastAsia="zh-CN"/>
          </w:rPr>
          <w:t>RA</w:t>
        </w:r>
      </w:ins>
      <w:ins w:id="445" w:author="yuanzhiqian" w:date="2026-09-10T17:04:27Z">
        <w:r>
          <w:rPr>
            <w:rFonts w:hint="eastAsia"/>
            <w:b w:val="0"/>
            <w:lang w:val="en-US" w:eastAsia="zh-CN"/>
          </w:rPr>
          <w:t>MS</w:t>
        </w:r>
      </w:ins>
      <w:ins w:id="446" w:author="yuanzhiqian" w:date="2026-09-10T17:04:29Z">
        <w:r>
          <w:rPr>
            <w:rFonts w:hint="eastAsia"/>
            <w:b w:val="0"/>
            <w:lang w:val="en-US" w:eastAsia="zh-CN"/>
          </w:rPr>
          <w:t>指标</w:t>
        </w:r>
      </w:ins>
      <w:ins w:id="447" w:author="yuanzhiqian" w:date="2026-09-10T17:04:30Z">
        <w:r>
          <w:rPr>
            <w:rFonts w:hint="eastAsia"/>
            <w:b w:val="0"/>
            <w:lang w:val="en-US" w:eastAsia="zh-CN"/>
          </w:rPr>
          <w:t>，</w:t>
        </w:r>
      </w:ins>
      <w:ins w:id="448" w:author="yuanzhiqian" w:date="2026-09-10T17:04:36Z">
        <w:r>
          <w:rPr>
            <w:rFonts w:hint="eastAsia"/>
            <w:b w:val="0"/>
            <w:lang w:val="en-US" w:eastAsia="zh-CN"/>
          </w:rPr>
          <w:t>需要有</w:t>
        </w:r>
      </w:ins>
      <w:ins w:id="449" w:author="yuanzhiqian" w:date="2026-09-10T17:04:40Z">
        <w:r>
          <w:rPr>
            <w:rFonts w:hint="eastAsia"/>
            <w:b w:val="0"/>
            <w:lang w:val="en-US" w:eastAsia="zh-CN"/>
          </w:rPr>
          <w:t>持续</w:t>
        </w:r>
      </w:ins>
      <w:ins w:id="450" w:author="yuanzhiqian" w:date="2026-09-10T17:04:41Z">
        <w:r>
          <w:rPr>
            <w:rFonts w:hint="eastAsia"/>
            <w:b w:val="0"/>
            <w:lang w:val="en-US" w:eastAsia="zh-CN"/>
          </w:rPr>
          <w:t>的</w:t>
        </w:r>
      </w:ins>
      <w:ins w:id="451" w:author="yuanzhiqian" w:date="2026-09-10T17:04:42Z">
        <w:r>
          <w:rPr>
            <w:rFonts w:hint="eastAsia"/>
            <w:b w:val="0"/>
            <w:lang w:val="en-US" w:eastAsia="zh-CN"/>
          </w:rPr>
          <w:t>备件</w:t>
        </w:r>
      </w:ins>
      <w:ins w:id="452" w:author="yuanzhiqian" w:date="2026-09-10T17:04:45Z">
        <w:r>
          <w:rPr>
            <w:rFonts w:hint="eastAsia"/>
            <w:b w:val="0"/>
            <w:lang w:val="en-US" w:eastAsia="zh-CN"/>
          </w:rPr>
          <w:t>支持</w:t>
        </w:r>
      </w:ins>
      <w:ins w:id="453" w:author="yuanzhiqian" w:date="2026-09-10T17:04:46Z">
        <w:r>
          <w:rPr>
            <w:rFonts w:hint="eastAsia"/>
            <w:b w:val="0"/>
            <w:lang w:val="en-US" w:eastAsia="zh-CN"/>
          </w:rPr>
          <w:t>和</w:t>
        </w:r>
      </w:ins>
      <w:ins w:id="454" w:author="yuanzhiqian" w:date="2026-09-10T17:04:47Z">
        <w:r>
          <w:rPr>
            <w:rFonts w:hint="eastAsia"/>
            <w:b w:val="0"/>
            <w:lang w:val="en-US" w:eastAsia="zh-CN"/>
          </w:rPr>
          <w:t>服务</w:t>
        </w:r>
      </w:ins>
      <w:ins w:id="455" w:author="yuanzhiqian" w:date="2026-09-10T17:04:49Z">
        <w:r>
          <w:rPr>
            <w:rFonts w:hint="eastAsia"/>
            <w:b w:val="0"/>
            <w:lang w:val="en-US" w:eastAsia="zh-CN"/>
          </w:rPr>
          <w:t>支持</w:t>
        </w:r>
      </w:ins>
      <w:ins w:id="456" w:author="yuanzhiqian" w:date="2026-09-10T17:04:52Z">
        <w:r>
          <w:rPr>
            <w:rFonts w:hint="eastAsia"/>
            <w:b w:val="0"/>
            <w:lang w:val="en-US" w:eastAsia="zh-CN"/>
          </w:rPr>
          <w:t>，</w:t>
        </w:r>
      </w:ins>
      <w:ins w:id="457" w:author="yuanzhiqian" w:date="2026-09-10T17:04:55Z">
        <w:r>
          <w:rPr>
            <w:rFonts w:hint="eastAsia"/>
            <w:b w:val="0"/>
            <w:lang w:val="en-US" w:eastAsia="zh-CN"/>
          </w:rPr>
          <w:t>在</w:t>
        </w:r>
      </w:ins>
      <w:ins w:id="458" w:author="yuanzhiqian" w:date="2026-09-10T17:04:57Z">
        <w:r>
          <w:rPr>
            <w:rFonts w:hint="eastAsia"/>
            <w:b w:val="0"/>
            <w:lang w:val="en-US" w:eastAsia="zh-CN"/>
          </w:rPr>
          <w:t>实践中</w:t>
        </w:r>
      </w:ins>
      <w:ins w:id="459" w:author="yuanzhiqian" w:date="2026-09-10T17:04:59Z">
        <w:r>
          <w:rPr>
            <w:rFonts w:hint="eastAsia"/>
            <w:b w:val="0"/>
            <w:lang w:val="en-US" w:eastAsia="zh-CN"/>
          </w:rPr>
          <w:t>其实</w:t>
        </w:r>
      </w:ins>
      <w:ins w:id="460" w:author="yuanzhiqian" w:date="2026-09-10T17:05:06Z">
        <w:r>
          <w:rPr>
            <w:rFonts w:hint="eastAsia"/>
            <w:b w:val="0"/>
            <w:lang w:val="en-US" w:eastAsia="zh-CN"/>
          </w:rPr>
          <w:t>到</w:t>
        </w:r>
      </w:ins>
      <w:ins w:id="461" w:author="yuanzhiqian" w:date="2026-09-10T17:05:07Z">
        <w:r>
          <w:rPr>
            <w:rFonts w:hint="eastAsia"/>
            <w:b w:val="0"/>
            <w:lang w:val="en-US" w:eastAsia="zh-CN"/>
          </w:rPr>
          <w:t>后期</w:t>
        </w:r>
      </w:ins>
      <w:ins w:id="462" w:author="yuanzhiqian" w:date="2026-09-10T17:05:16Z">
        <w:r>
          <w:rPr>
            <w:rFonts w:hint="eastAsia"/>
            <w:b w:val="0"/>
            <w:lang w:val="en-US" w:eastAsia="zh-CN"/>
          </w:rPr>
          <w:t>往往</w:t>
        </w:r>
      </w:ins>
      <w:ins w:id="463" w:author="yuanzhiqian" w:date="2026-09-10T17:05:18Z">
        <w:r>
          <w:rPr>
            <w:rFonts w:hint="eastAsia"/>
            <w:b w:val="0"/>
            <w:lang w:val="en-US" w:eastAsia="zh-CN"/>
          </w:rPr>
          <w:t>会</w:t>
        </w:r>
      </w:ins>
      <w:ins w:id="464" w:author="yuanzhiqian" w:date="2026-09-10T17:05:19Z">
        <w:r>
          <w:rPr>
            <w:rFonts w:hint="eastAsia"/>
            <w:b w:val="0"/>
            <w:lang w:val="en-US" w:eastAsia="zh-CN"/>
          </w:rPr>
          <w:t>出现</w:t>
        </w:r>
      </w:ins>
      <w:ins w:id="465" w:author="yuanzhiqian" w:date="2026-09-10T17:05:27Z">
        <w:r>
          <w:rPr>
            <w:rFonts w:hint="eastAsia"/>
            <w:b w:val="0"/>
            <w:lang w:val="en-US" w:eastAsia="zh-CN"/>
          </w:rPr>
          <w:t>设备</w:t>
        </w:r>
      </w:ins>
      <w:ins w:id="466" w:author="yuanzhiqian" w:date="2026-09-10T17:05:29Z">
        <w:r>
          <w:rPr>
            <w:rFonts w:hint="eastAsia"/>
            <w:b w:val="0"/>
            <w:lang w:val="en-US" w:eastAsia="zh-CN"/>
          </w:rPr>
          <w:t>停产</w:t>
        </w:r>
      </w:ins>
      <w:ins w:id="467" w:author="yuanzhiqian" w:date="2026-09-10T17:05:37Z">
        <w:r>
          <w:rPr>
            <w:rFonts w:hint="eastAsia"/>
            <w:b w:val="0"/>
            <w:lang w:val="en-US" w:eastAsia="zh-CN"/>
          </w:rPr>
          <w:t>，</w:t>
        </w:r>
      </w:ins>
      <w:ins w:id="468" w:author="yuanzhiqian" w:date="2026-09-10T17:06:05Z">
        <w:r>
          <w:rPr>
            <w:rFonts w:hint="eastAsia"/>
            <w:b w:val="0"/>
            <w:lang w:val="en-US" w:eastAsia="zh-CN"/>
          </w:rPr>
          <w:t>无</w:t>
        </w:r>
      </w:ins>
      <w:ins w:id="469" w:author="yuanzhiqian" w:date="2026-09-10T17:05:38Z">
        <w:r>
          <w:rPr>
            <w:rFonts w:hint="eastAsia"/>
            <w:b w:val="0"/>
            <w:lang w:val="en-US" w:eastAsia="zh-CN"/>
          </w:rPr>
          <w:t>技术</w:t>
        </w:r>
      </w:ins>
      <w:ins w:id="470" w:author="yuanzhiqian" w:date="2026-09-10T17:05:42Z">
        <w:r>
          <w:rPr>
            <w:rFonts w:hint="eastAsia"/>
            <w:b w:val="0"/>
            <w:lang w:val="en-US" w:eastAsia="zh-CN"/>
          </w:rPr>
          <w:t>支持</w:t>
        </w:r>
      </w:ins>
      <w:ins w:id="471" w:author="yuanzhiqian" w:date="2026-09-10T17:05:44Z">
        <w:r>
          <w:rPr>
            <w:rFonts w:hint="eastAsia"/>
            <w:b w:val="0"/>
            <w:lang w:val="en-US" w:eastAsia="zh-CN"/>
          </w:rPr>
          <w:t>服务</w:t>
        </w:r>
      </w:ins>
      <w:ins w:id="472" w:author="yuanzhiqian" w:date="2026-09-10T17:06:07Z">
        <w:r>
          <w:rPr>
            <w:rFonts w:hint="eastAsia"/>
            <w:b w:val="0"/>
            <w:lang w:val="en-US" w:eastAsia="zh-CN"/>
          </w:rPr>
          <w:t>的</w:t>
        </w:r>
      </w:ins>
      <w:ins w:id="473" w:author="yuanzhiqian" w:date="2026-09-10T17:06:11Z">
        <w:r>
          <w:rPr>
            <w:rFonts w:hint="eastAsia"/>
            <w:b w:val="0"/>
            <w:lang w:val="en-US" w:eastAsia="zh-CN"/>
          </w:rPr>
          <w:t>问题，</w:t>
        </w:r>
      </w:ins>
      <w:ins w:id="474" w:author="yuanzhiqian" w:date="2026-09-10T17:06:30Z">
        <w:r>
          <w:rPr>
            <w:rFonts w:hint="eastAsia"/>
            <w:b w:val="0"/>
            <w:lang w:val="en-US" w:eastAsia="zh-CN"/>
          </w:rPr>
          <w:t>为此</w:t>
        </w:r>
      </w:ins>
      <w:ins w:id="475" w:author="yuanzhiqian" w:date="2026-09-10T17:06:31Z">
        <w:r>
          <w:rPr>
            <w:rFonts w:hint="eastAsia"/>
            <w:b w:val="0"/>
            <w:lang w:val="en-US" w:eastAsia="zh-CN"/>
          </w:rPr>
          <w:t>我们也</w:t>
        </w:r>
      </w:ins>
      <w:ins w:id="476" w:author="yuanzhiqian" w:date="2026-09-10T17:06:32Z">
        <w:r>
          <w:rPr>
            <w:rFonts w:hint="eastAsia"/>
            <w:b w:val="0"/>
            <w:lang w:val="en-US" w:eastAsia="zh-CN"/>
          </w:rPr>
          <w:t>做了</w:t>
        </w:r>
      </w:ins>
      <w:ins w:id="477" w:author="yuanzhiqian" w:date="2026-09-10T17:06:35Z">
        <w:r>
          <w:rPr>
            <w:rFonts w:hint="eastAsia"/>
            <w:b w:val="0"/>
            <w:lang w:val="en-US" w:eastAsia="zh-CN"/>
          </w:rPr>
          <w:t>一些</w:t>
        </w:r>
      </w:ins>
      <w:ins w:id="478" w:author="yuanzhiqian" w:date="2026-09-10T17:06:45Z">
        <w:r>
          <w:rPr>
            <w:rFonts w:hint="eastAsia"/>
            <w:b w:val="0"/>
            <w:lang w:val="en-US" w:eastAsia="zh-CN"/>
          </w:rPr>
          <w:t>努力，</w:t>
        </w:r>
      </w:ins>
      <w:ins w:id="479" w:author="yuanzhiqian" w:date="2026-09-10T17:06:48Z">
        <w:r>
          <w:rPr>
            <w:rFonts w:hint="eastAsia"/>
            <w:b w:val="0"/>
            <w:lang w:val="en-US" w:eastAsia="zh-CN"/>
          </w:rPr>
          <w:t>比如我们</w:t>
        </w:r>
      </w:ins>
      <w:ins w:id="480" w:author="yuanzhiqian" w:date="2026-09-10T17:06:49Z">
        <w:r>
          <w:rPr>
            <w:rFonts w:hint="eastAsia"/>
            <w:b w:val="0"/>
            <w:lang w:val="en-US" w:eastAsia="zh-CN"/>
          </w:rPr>
          <w:t>1</w:t>
        </w:r>
      </w:ins>
      <w:ins w:id="481" w:author="yuanzhiqian" w:date="2026-09-10T17:06:50Z">
        <w:r>
          <w:rPr>
            <w:rFonts w:hint="eastAsia"/>
            <w:b w:val="0"/>
            <w:lang w:val="en-US" w:eastAsia="zh-CN"/>
          </w:rPr>
          <w:t>4、</w:t>
        </w:r>
      </w:ins>
      <w:ins w:id="482" w:author="yuanzhiqian" w:date="2026-09-10T17:06:51Z">
        <w:r>
          <w:rPr>
            <w:rFonts w:hint="eastAsia"/>
            <w:b w:val="0"/>
            <w:lang w:val="en-US" w:eastAsia="zh-CN"/>
          </w:rPr>
          <w:t>15</w:t>
        </w:r>
      </w:ins>
      <w:ins w:id="483" w:author="yuanzhiqian" w:date="2026-09-10T17:06:52Z">
        <w:r>
          <w:rPr>
            <w:rFonts w:hint="eastAsia"/>
            <w:b w:val="0"/>
            <w:lang w:val="en-US" w:eastAsia="zh-CN"/>
          </w:rPr>
          <w:t>、18</w:t>
        </w:r>
      </w:ins>
      <w:ins w:id="484" w:author="yuanzhiqian" w:date="2026-09-10T17:06:53Z">
        <w:r>
          <w:rPr>
            <w:rFonts w:hint="eastAsia"/>
            <w:b w:val="0"/>
            <w:lang w:val="en-US" w:eastAsia="zh-CN"/>
          </w:rPr>
          <w:t>号线</w:t>
        </w:r>
      </w:ins>
      <w:ins w:id="485" w:author="yuanzhiqian" w:date="2026-09-10T17:06:55Z">
        <w:r>
          <w:rPr>
            <w:rFonts w:hint="eastAsia"/>
            <w:b w:val="0"/>
            <w:lang w:val="en-US" w:eastAsia="zh-CN"/>
          </w:rPr>
          <w:t>建设</w:t>
        </w:r>
      </w:ins>
      <w:ins w:id="486" w:author="yuanzhiqian" w:date="2026-09-10T17:06:57Z">
        <w:r>
          <w:rPr>
            <w:rFonts w:hint="eastAsia"/>
            <w:b w:val="0"/>
            <w:lang w:val="en-US" w:eastAsia="zh-CN"/>
          </w:rPr>
          <w:t>完成</w:t>
        </w:r>
      </w:ins>
      <w:ins w:id="487" w:author="yuanzhiqian" w:date="2026-09-10T17:06:58Z">
        <w:r>
          <w:rPr>
            <w:rFonts w:hint="eastAsia"/>
            <w:b w:val="0"/>
            <w:lang w:val="en-US" w:eastAsia="zh-CN"/>
          </w:rPr>
          <w:t>后</w:t>
        </w:r>
      </w:ins>
      <w:ins w:id="488" w:author="yuanzhiqian" w:date="2026-09-10T17:06:59Z">
        <w:r>
          <w:rPr>
            <w:rFonts w:hint="eastAsia"/>
            <w:b w:val="0"/>
            <w:lang w:val="en-US" w:eastAsia="zh-CN"/>
          </w:rPr>
          <w:t>，我们</w:t>
        </w:r>
      </w:ins>
      <w:ins w:id="489" w:author="yuanzhiqian" w:date="2026-09-10T17:07:02Z">
        <w:r>
          <w:rPr>
            <w:rFonts w:hint="eastAsia"/>
            <w:b w:val="0"/>
            <w:lang w:val="en-US" w:eastAsia="zh-CN"/>
          </w:rPr>
          <w:t>接管</w:t>
        </w:r>
      </w:ins>
      <w:ins w:id="490" w:author="yuanzhiqian" w:date="2026-09-10T17:07:03Z">
        <w:r>
          <w:rPr>
            <w:rFonts w:hint="eastAsia"/>
            <w:b w:val="0"/>
            <w:lang w:val="en-US" w:eastAsia="zh-CN"/>
          </w:rPr>
          <w:t>发现</w:t>
        </w:r>
      </w:ins>
      <w:ins w:id="491" w:author="yuanzhiqian" w:date="2026-09-10T17:07:05Z">
        <w:r>
          <w:rPr>
            <w:rFonts w:hint="eastAsia"/>
            <w:b w:val="0"/>
            <w:lang w:val="en-US" w:eastAsia="zh-CN"/>
          </w:rPr>
          <w:t>三条线路</w:t>
        </w:r>
      </w:ins>
      <w:ins w:id="492" w:author="yuanzhiqian" w:date="2026-09-10T17:07:06Z">
        <w:r>
          <w:rPr>
            <w:rFonts w:hint="eastAsia"/>
            <w:b w:val="0"/>
            <w:lang w:val="en-US" w:eastAsia="zh-CN"/>
          </w:rPr>
          <w:t>的</w:t>
        </w:r>
      </w:ins>
      <w:ins w:id="493" w:author="yuanzhiqian" w:date="2026-09-10T17:07:07Z">
        <w:r>
          <w:rPr>
            <w:rFonts w:hint="eastAsia"/>
            <w:b w:val="0"/>
            <w:lang w:val="en-US" w:eastAsia="zh-CN"/>
          </w:rPr>
          <w:t>专用</w:t>
        </w:r>
      </w:ins>
      <w:ins w:id="494" w:author="yuanzhiqian" w:date="2026-09-10T17:07:09Z">
        <w:r>
          <w:rPr>
            <w:rFonts w:hint="eastAsia"/>
            <w:b w:val="0"/>
            <w:lang w:val="en-US" w:eastAsia="zh-CN"/>
          </w:rPr>
          <w:t>无线</w:t>
        </w:r>
      </w:ins>
      <w:ins w:id="495" w:author="yuanzhiqian" w:date="2026-09-10T17:07:11Z">
        <w:r>
          <w:rPr>
            <w:rFonts w:hint="eastAsia"/>
            <w:b w:val="0"/>
            <w:lang w:val="en-US" w:eastAsia="zh-CN"/>
          </w:rPr>
          <w:t>二次</w:t>
        </w:r>
      </w:ins>
      <w:ins w:id="496" w:author="yuanzhiqian" w:date="2026-09-10T17:07:12Z">
        <w:r>
          <w:rPr>
            <w:rFonts w:hint="eastAsia"/>
            <w:b w:val="0"/>
            <w:lang w:val="en-US" w:eastAsia="zh-CN"/>
          </w:rPr>
          <w:t>开发</w:t>
        </w:r>
      </w:ins>
      <w:ins w:id="497" w:author="yuanzhiqian" w:date="2026-09-10T17:07:14Z">
        <w:r>
          <w:rPr>
            <w:rFonts w:hint="eastAsia"/>
            <w:b w:val="0"/>
            <w:lang w:val="en-US" w:eastAsia="zh-CN"/>
          </w:rPr>
          <w:t>供应商</w:t>
        </w:r>
      </w:ins>
      <w:ins w:id="498" w:author="yuanzhiqian" w:date="2026-09-10T17:07:15Z">
        <w:r>
          <w:rPr>
            <w:rFonts w:hint="eastAsia"/>
            <w:b w:val="0"/>
            <w:lang w:val="en-US" w:eastAsia="zh-CN"/>
          </w:rPr>
          <w:t>都</w:t>
        </w:r>
      </w:ins>
      <w:ins w:id="499" w:author="yuanzhiqian" w:date="2026-09-10T17:07:17Z">
        <w:r>
          <w:rPr>
            <w:rFonts w:hint="eastAsia"/>
            <w:b w:val="0"/>
            <w:lang w:val="en-US" w:eastAsia="zh-CN"/>
          </w:rPr>
          <w:t>不同，</w:t>
        </w:r>
      </w:ins>
      <w:ins w:id="500" w:author="yuanzhiqian" w:date="2026-09-10T17:07:23Z">
        <w:r>
          <w:rPr>
            <w:rFonts w:hint="eastAsia"/>
            <w:b w:val="0"/>
            <w:lang w:val="en-US" w:eastAsia="zh-CN"/>
          </w:rPr>
          <w:t>且</w:t>
        </w:r>
      </w:ins>
      <w:ins w:id="501" w:author="yuanzhiqian" w:date="2026-09-10T17:07:31Z">
        <w:r>
          <w:rPr>
            <w:rFonts w:hint="eastAsia"/>
            <w:b w:val="0"/>
            <w:lang w:val="en-US" w:eastAsia="zh-CN"/>
          </w:rPr>
          <w:t>设备</w:t>
        </w:r>
      </w:ins>
      <w:ins w:id="502" w:author="yuanzhiqian" w:date="2026-09-10T17:07:33Z">
        <w:r>
          <w:rPr>
            <w:rFonts w:hint="eastAsia"/>
            <w:b w:val="0"/>
            <w:lang w:val="en-US" w:eastAsia="zh-CN"/>
          </w:rPr>
          <w:t>不通用</w:t>
        </w:r>
      </w:ins>
      <w:ins w:id="503" w:author="yuanzhiqian" w:date="2026-09-10T17:07:34Z">
        <w:r>
          <w:rPr>
            <w:rFonts w:hint="eastAsia"/>
            <w:b w:val="0"/>
            <w:lang w:val="en-US" w:eastAsia="zh-CN"/>
          </w:rPr>
          <w:t>，</w:t>
        </w:r>
      </w:ins>
      <w:ins w:id="504" w:author="yuanzhiqian" w:date="2026-09-10T17:07:37Z">
        <w:r>
          <w:rPr>
            <w:rFonts w:hint="eastAsia"/>
            <w:b w:val="0"/>
            <w:lang w:val="en-US" w:eastAsia="zh-CN"/>
          </w:rPr>
          <w:t>如果</w:t>
        </w:r>
      </w:ins>
      <w:ins w:id="505" w:author="yuanzhiqian" w:date="2026-09-10T17:07:40Z">
        <w:r>
          <w:rPr>
            <w:rFonts w:hint="eastAsia"/>
            <w:b w:val="0"/>
            <w:lang w:val="en-US" w:eastAsia="zh-CN"/>
          </w:rPr>
          <w:t>出现</w:t>
        </w:r>
      </w:ins>
      <w:ins w:id="506" w:author="yuanzhiqian" w:date="2026-09-10T17:07:42Z">
        <w:r>
          <w:rPr>
            <w:rFonts w:hint="eastAsia"/>
            <w:b w:val="0"/>
            <w:lang w:val="en-US" w:eastAsia="zh-CN"/>
          </w:rPr>
          <w:t>停产</w:t>
        </w:r>
      </w:ins>
      <w:ins w:id="507" w:author="yuanzhiqian" w:date="2026-09-10T17:07:44Z">
        <w:r>
          <w:rPr>
            <w:rFonts w:hint="eastAsia"/>
            <w:b w:val="0"/>
            <w:lang w:val="en-US" w:eastAsia="zh-CN"/>
          </w:rPr>
          <w:t>停</w:t>
        </w:r>
      </w:ins>
      <w:ins w:id="508" w:author="yuanzhiqian" w:date="2026-09-10T17:07:45Z">
        <w:r>
          <w:rPr>
            <w:rFonts w:hint="eastAsia"/>
            <w:b w:val="0"/>
            <w:lang w:val="en-US" w:eastAsia="zh-CN"/>
          </w:rPr>
          <w:t>服</w:t>
        </w:r>
      </w:ins>
      <w:ins w:id="509" w:author="yuanzhiqian" w:date="2026-09-10T17:07:46Z">
        <w:r>
          <w:rPr>
            <w:rFonts w:hint="eastAsia"/>
            <w:b w:val="0"/>
            <w:lang w:val="en-US" w:eastAsia="zh-CN"/>
          </w:rPr>
          <w:t>，</w:t>
        </w:r>
      </w:ins>
      <w:ins w:id="510" w:author="yuanzhiqian" w:date="2026-09-10T17:07:53Z">
        <w:r>
          <w:rPr>
            <w:rFonts w:hint="eastAsia"/>
            <w:b w:val="0"/>
            <w:lang w:val="en-US" w:eastAsia="zh-CN"/>
          </w:rPr>
          <w:t>可维护性</w:t>
        </w:r>
      </w:ins>
      <w:ins w:id="511" w:author="yuanzhiqian" w:date="2026-09-10T17:07:54Z">
        <w:r>
          <w:rPr>
            <w:rFonts w:hint="eastAsia"/>
            <w:b w:val="0"/>
            <w:lang w:val="en-US" w:eastAsia="zh-CN"/>
          </w:rPr>
          <w:t>就</w:t>
        </w:r>
      </w:ins>
      <w:ins w:id="512" w:author="yuanzhiqian" w:date="2026-09-10T17:08:01Z">
        <w:r>
          <w:rPr>
            <w:rFonts w:hint="eastAsia"/>
            <w:b w:val="0"/>
            <w:lang w:val="en-US" w:eastAsia="zh-CN"/>
          </w:rPr>
          <w:t>基本</w:t>
        </w:r>
      </w:ins>
      <w:ins w:id="513" w:author="yuanzhiqian" w:date="2026-09-10T17:08:04Z">
        <w:r>
          <w:rPr>
            <w:rFonts w:hint="eastAsia"/>
            <w:b w:val="0"/>
            <w:lang w:val="en-US" w:eastAsia="zh-CN"/>
          </w:rPr>
          <w:t>丧失，</w:t>
        </w:r>
      </w:ins>
      <w:ins w:id="514" w:author="yuanzhiqian" w:date="2026-09-10T17:08:06Z">
        <w:r>
          <w:rPr>
            <w:rFonts w:hint="eastAsia"/>
            <w:b w:val="0"/>
            <w:lang w:val="en-US" w:eastAsia="zh-CN"/>
          </w:rPr>
          <w:t>为此</w:t>
        </w:r>
      </w:ins>
      <w:ins w:id="515" w:author="yuanzhiqian" w:date="2026-09-10T17:08:07Z">
        <w:r>
          <w:rPr>
            <w:rFonts w:hint="eastAsia"/>
            <w:b w:val="0"/>
            <w:lang w:val="en-US" w:eastAsia="zh-CN"/>
          </w:rPr>
          <w:t>我们</w:t>
        </w:r>
      </w:ins>
      <w:ins w:id="516" w:author="yuanzhiqian" w:date="2026-09-10T17:08:09Z">
        <w:r>
          <w:rPr>
            <w:rFonts w:hint="eastAsia"/>
            <w:b w:val="0"/>
            <w:lang w:val="en-US" w:eastAsia="zh-CN"/>
          </w:rPr>
          <w:t>牵头</w:t>
        </w:r>
      </w:ins>
      <w:ins w:id="517" w:author="yuanzhiqian" w:date="2026-09-10T17:08:14Z">
        <w:r>
          <w:rPr>
            <w:rFonts w:hint="eastAsia"/>
            <w:b w:val="0"/>
            <w:lang w:val="en-US" w:eastAsia="zh-CN"/>
          </w:rPr>
          <w:t>技术</w:t>
        </w:r>
      </w:ins>
      <w:ins w:id="518" w:author="yuanzhiqian" w:date="2026-09-10T17:08:15Z">
        <w:r>
          <w:rPr>
            <w:rFonts w:hint="eastAsia"/>
            <w:b w:val="0"/>
            <w:lang w:val="en-US" w:eastAsia="zh-CN"/>
          </w:rPr>
          <w:t>中心、</w:t>
        </w:r>
      </w:ins>
      <w:ins w:id="519" w:author="yuanzhiqian" w:date="2026-09-10T17:08:21Z">
        <w:r>
          <w:rPr>
            <w:rFonts w:hint="eastAsia"/>
            <w:b w:val="0"/>
            <w:lang w:val="en-US" w:eastAsia="zh-CN"/>
          </w:rPr>
          <w:t>高校</w:t>
        </w:r>
      </w:ins>
      <w:ins w:id="520" w:author="yuanzhiqian" w:date="2026-09-10T17:08:22Z">
        <w:r>
          <w:rPr>
            <w:rFonts w:hint="eastAsia"/>
            <w:b w:val="0"/>
            <w:lang w:val="en-US" w:eastAsia="zh-CN"/>
          </w:rPr>
          <w:t>和</w:t>
        </w:r>
      </w:ins>
      <w:ins w:id="521" w:author="yuanzhiqian" w:date="2026-09-10T17:08:24Z">
        <w:r>
          <w:rPr>
            <w:rFonts w:hint="eastAsia"/>
            <w:b w:val="0"/>
            <w:lang w:val="en-US" w:eastAsia="zh-CN"/>
          </w:rPr>
          <w:t>主要</w:t>
        </w:r>
      </w:ins>
      <w:ins w:id="522" w:author="yuanzhiqian" w:date="2026-09-10T17:08:25Z">
        <w:r>
          <w:rPr>
            <w:rFonts w:hint="eastAsia"/>
            <w:b w:val="0"/>
            <w:lang w:val="en-US" w:eastAsia="zh-CN"/>
          </w:rPr>
          <w:t>设备</w:t>
        </w:r>
      </w:ins>
      <w:ins w:id="523" w:author="yuanzhiqian" w:date="2026-09-10T17:08:27Z">
        <w:r>
          <w:rPr>
            <w:rFonts w:hint="eastAsia"/>
            <w:b w:val="0"/>
            <w:lang w:val="en-US" w:eastAsia="zh-CN"/>
          </w:rPr>
          <w:t>厂商</w:t>
        </w:r>
      </w:ins>
      <w:ins w:id="524" w:author="yuanzhiqian" w:date="2026-09-10T17:08:34Z">
        <w:r>
          <w:rPr>
            <w:rFonts w:hint="eastAsia"/>
            <w:b w:val="0"/>
            <w:lang w:val="en-US" w:eastAsia="zh-CN"/>
          </w:rPr>
          <w:t>制定</w:t>
        </w:r>
      </w:ins>
      <w:ins w:id="525" w:author="yuanzhiqian" w:date="2026-09-10T17:08:35Z">
        <w:r>
          <w:rPr>
            <w:rFonts w:hint="eastAsia"/>
            <w:b w:val="0"/>
            <w:lang w:val="en-US" w:eastAsia="zh-CN"/>
          </w:rPr>
          <w:t>了</w:t>
        </w:r>
      </w:ins>
      <w:ins w:id="526" w:author="yuanzhiqian" w:date="2026-09-10T17:08:36Z">
        <w:r>
          <w:rPr>
            <w:rFonts w:hint="eastAsia"/>
            <w:b w:val="0"/>
            <w:lang w:val="en-US" w:eastAsia="zh-CN"/>
          </w:rPr>
          <w:t>完整</w:t>
        </w:r>
      </w:ins>
      <w:ins w:id="527" w:author="yuanzhiqian" w:date="2026-09-10T17:08:37Z">
        <w:r>
          <w:rPr>
            <w:rFonts w:hint="eastAsia"/>
            <w:b w:val="0"/>
            <w:lang w:val="en-US" w:eastAsia="zh-CN"/>
          </w:rPr>
          <w:t>的</w:t>
        </w:r>
      </w:ins>
      <w:ins w:id="528" w:author="yuanzhiqian" w:date="2026-09-10T17:08:39Z">
        <w:r>
          <w:rPr>
            <w:rFonts w:hint="eastAsia"/>
            <w:b w:val="0"/>
            <w:lang w:val="en-US" w:eastAsia="zh-CN"/>
          </w:rPr>
          <w:t>二次</w:t>
        </w:r>
      </w:ins>
      <w:ins w:id="529" w:author="yuanzhiqian" w:date="2026-09-10T17:08:40Z">
        <w:r>
          <w:rPr>
            <w:rFonts w:hint="eastAsia"/>
            <w:b w:val="0"/>
            <w:lang w:val="en-US" w:eastAsia="zh-CN"/>
          </w:rPr>
          <w:t>开发</w:t>
        </w:r>
      </w:ins>
      <w:ins w:id="530" w:author="yuanzhiqian" w:date="2026-09-10T17:08:42Z">
        <w:r>
          <w:rPr>
            <w:rFonts w:hint="eastAsia"/>
            <w:b w:val="0"/>
            <w:lang w:val="en-US" w:eastAsia="zh-CN"/>
          </w:rPr>
          <w:t>标准，</w:t>
        </w:r>
      </w:ins>
      <w:ins w:id="531" w:author="yuanzhiqian" w:date="2026-09-10T17:08:44Z">
        <w:r>
          <w:rPr>
            <w:rFonts w:hint="eastAsia"/>
            <w:b w:val="0"/>
            <w:lang w:val="en-US" w:eastAsia="zh-CN"/>
          </w:rPr>
          <w:t>统一</w:t>
        </w:r>
      </w:ins>
      <w:ins w:id="532" w:author="yuanzhiqian" w:date="2026-09-10T17:08:45Z">
        <w:r>
          <w:rPr>
            <w:rFonts w:hint="eastAsia"/>
            <w:b w:val="0"/>
            <w:lang w:val="en-US" w:eastAsia="zh-CN"/>
          </w:rPr>
          <w:t>了</w:t>
        </w:r>
      </w:ins>
      <w:ins w:id="533" w:author="yuanzhiqian" w:date="2026-09-10T17:08:46Z">
        <w:r>
          <w:rPr>
            <w:rFonts w:hint="eastAsia"/>
            <w:b w:val="0"/>
            <w:lang w:val="en-US" w:eastAsia="zh-CN"/>
          </w:rPr>
          <w:t>系统</w:t>
        </w:r>
      </w:ins>
      <w:ins w:id="534" w:author="yuanzhiqian" w:date="2026-09-10T17:08:47Z">
        <w:r>
          <w:rPr>
            <w:rFonts w:hint="eastAsia"/>
            <w:b w:val="0"/>
            <w:lang w:val="en-US" w:eastAsia="zh-CN"/>
          </w:rPr>
          <w:t>架构</w:t>
        </w:r>
      </w:ins>
      <w:ins w:id="535" w:author="yuanzhiqian" w:date="2026-09-10T17:08:48Z">
        <w:r>
          <w:rPr>
            <w:rFonts w:hint="eastAsia"/>
            <w:b w:val="0"/>
            <w:lang w:val="en-US" w:eastAsia="zh-CN"/>
          </w:rPr>
          <w:t>、</w:t>
        </w:r>
      </w:ins>
      <w:ins w:id="536" w:author="yuanzhiqian" w:date="2026-09-10T17:08:51Z">
        <w:r>
          <w:rPr>
            <w:rFonts w:hint="eastAsia"/>
            <w:b w:val="0"/>
            <w:lang w:val="en-US" w:eastAsia="zh-CN"/>
          </w:rPr>
          <w:t>接口</w:t>
        </w:r>
      </w:ins>
      <w:ins w:id="537" w:author="yuanzhiqian" w:date="2026-09-10T17:08:53Z">
        <w:r>
          <w:rPr>
            <w:rFonts w:hint="eastAsia"/>
            <w:b w:val="0"/>
            <w:lang w:val="en-US" w:eastAsia="zh-CN"/>
          </w:rPr>
          <w:t>协议</w:t>
        </w:r>
      </w:ins>
      <w:ins w:id="538" w:author="yuanzhiqian" w:date="2026-09-10T17:08:54Z">
        <w:r>
          <w:rPr>
            <w:rFonts w:hint="eastAsia"/>
            <w:b w:val="0"/>
            <w:lang w:val="en-US" w:eastAsia="zh-CN"/>
          </w:rPr>
          <w:t>和</w:t>
        </w:r>
      </w:ins>
      <w:ins w:id="539" w:author="yuanzhiqian" w:date="2026-09-10T17:08:55Z">
        <w:r>
          <w:rPr>
            <w:rFonts w:hint="eastAsia"/>
            <w:b w:val="0"/>
            <w:lang w:val="en-US" w:eastAsia="zh-CN"/>
          </w:rPr>
          <w:t>用户</w:t>
        </w:r>
      </w:ins>
      <w:ins w:id="540" w:author="yuanzhiqian" w:date="2026-09-10T17:08:58Z">
        <w:r>
          <w:rPr>
            <w:rFonts w:hint="eastAsia"/>
            <w:b w:val="0"/>
            <w:lang w:val="en-US" w:eastAsia="zh-CN"/>
          </w:rPr>
          <w:t>界面，</w:t>
        </w:r>
      </w:ins>
      <w:ins w:id="541" w:author="yuanzhiqian" w:date="2026-09-10T17:09:04Z">
        <w:r>
          <w:rPr>
            <w:rFonts w:hint="eastAsia"/>
            <w:b w:val="0"/>
            <w:lang w:val="en-US" w:eastAsia="zh-CN"/>
          </w:rPr>
          <w:t>实现了</w:t>
        </w:r>
      </w:ins>
      <w:ins w:id="542" w:author="yuanzhiqian" w:date="2026-09-10T17:10:09Z">
        <w:r>
          <w:rPr>
            <w:rFonts w:hint="eastAsia"/>
            <w:b w:val="0"/>
            <w:lang w:val="en-US" w:eastAsia="zh-CN"/>
          </w:rPr>
          <w:t>异厂商</w:t>
        </w:r>
      </w:ins>
      <w:ins w:id="543" w:author="yuanzhiqian" w:date="2026-09-10T17:10:15Z">
        <w:r>
          <w:rPr>
            <w:rFonts w:hint="eastAsia"/>
            <w:b w:val="0"/>
            <w:lang w:val="en-US" w:eastAsia="zh-CN"/>
          </w:rPr>
          <w:t>设备</w:t>
        </w:r>
      </w:ins>
      <w:ins w:id="544" w:author="yuanzhiqian" w:date="2026-09-10T17:10:53Z">
        <w:r>
          <w:rPr>
            <w:rFonts w:hint="eastAsia"/>
            <w:b w:val="0"/>
            <w:lang w:val="en-US" w:eastAsia="zh-CN"/>
          </w:rPr>
          <w:t>终端级</w:t>
        </w:r>
      </w:ins>
      <w:ins w:id="545" w:author="yuanzhiqian" w:date="2026-09-10T17:10:55Z">
        <w:r>
          <w:rPr>
            <w:rFonts w:hint="eastAsia"/>
            <w:b w:val="0"/>
            <w:lang w:val="en-US" w:eastAsia="zh-CN"/>
          </w:rPr>
          <w:t>的</w:t>
        </w:r>
      </w:ins>
      <w:ins w:id="546" w:author="yuanzhiqian" w:date="2026-09-10T17:10:35Z">
        <w:r>
          <w:rPr>
            <w:rFonts w:hint="eastAsia"/>
            <w:b w:val="0"/>
            <w:lang w:val="en-US" w:eastAsia="zh-CN"/>
          </w:rPr>
          <w:t>互通</w:t>
        </w:r>
      </w:ins>
      <w:ins w:id="547" w:author="yuanzhiqian" w:date="2026-09-10T17:11:11Z">
        <w:r>
          <w:rPr>
            <w:rFonts w:hint="eastAsia"/>
            <w:b w:val="0"/>
            <w:lang w:val="en-US" w:eastAsia="zh-CN"/>
          </w:rPr>
          <w:t>，</w:t>
        </w:r>
      </w:ins>
      <w:ins w:id="548" w:author="yuanzhiqian" w:date="2026-09-10T17:11:08Z">
        <w:r>
          <w:rPr>
            <w:rFonts w:hint="eastAsia"/>
            <w:b w:val="0"/>
            <w:lang w:val="en-US" w:eastAsia="zh-CN"/>
          </w:rPr>
          <w:t>降低了</w:t>
        </w:r>
      </w:ins>
      <w:ins w:id="549" w:author="yuanzhiqian" w:date="2026-09-10T17:11:17Z">
        <w:r>
          <w:rPr>
            <w:rFonts w:hint="eastAsia"/>
            <w:b w:val="0"/>
            <w:lang w:val="en-US" w:eastAsia="zh-CN"/>
          </w:rPr>
          <w:t>后期</w:t>
        </w:r>
      </w:ins>
      <w:ins w:id="550" w:author="yuanzhiqian" w:date="2026-09-10T17:11:24Z">
        <w:r>
          <w:rPr>
            <w:rFonts w:hint="eastAsia"/>
            <w:b w:val="0"/>
            <w:lang w:val="en-US" w:eastAsia="zh-CN"/>
          </w:rPr>
          <w:t>停产停服</w:t>
        </w:r>
      </w:ins>
      <w:ins w:id="551" w:author="yuanzhiqian" w:date="2026-09-10T17:11:29Z">
        <w:r>
          <w:rPr>
            <w:rFonts w:hint="eastAsia"/>
            <w:b w:val="0"/>
            <w:lang w:val="en-US" w:eastAsia="zh-CN"/>
          </w:rPr>
          <w:t>对</w:t>
        </w:r>
      </w:ins>
      <w:ins w:id="552" w:author="yuanzhiqian" w:date="2026-09-10T17:11:31Z">
        <w:r>
          <w:rPr>
            <w:rFonts w:hint="eastAsia"/>
            <w:b w:val="0"/>
            <w:lang w:val="en-US" w:eastAsia="zh-CN"/>
          </w:rPr>
          <w:t>运营</w:t>
        </w:r>
      </w:ins>
      <w:ins w:id="553" w:author="yuanzhiqian" w:date="2026-09-10T17:11:33Z">
        <w:r>
          <w:rPr>
            <w:rFonts w:hint="eastAsia"/>
            <w:b w:val="0"/>
            <w:lang w:val="en-US" w:eastAsia="zh-CN"/>
          </w:rPr>
          <w:t>的</w:t>
        </w:r>
      </w:ins>
      <w:ins w:id="554" w:author="yuanzhiqian" w:date="2026-09-10T17:11:35Z">
        <w:r>
          <w:rPr>
            <w:rFonts w:hint="eastAsia"/>
            <w:b w:val="0"/>
            <w:lang w:val="en-US" w:eastAsia="zh-CN"/>
          </w:rPr>
          <w:t>风险</w:t>
        </w:r>
      </w:ins>
      <w:ins w:id="555" w:author="yuanzhiqian" w:date="2026-09-10T17:11:41Z">
        <w:r>
          <w:rPr>
            <w:rFonts w:hint="eastAsia"/>
            <w:b w:val="0"/>
            <w:lang w:val="en-US" w:eastAsia="zh-CN"/>
          </w:rPr>
          <w:t>。</w:t>
        </w:r>
      </w:ins>
      <w:bookmarkStart w:id="1" w:name="_GoBack"/>
      <w:bookmarkEnd w:id="1"/>
    </w:p>
    <w:p w14:paraId="3566918B">
      <w:pPr>
        <w:ind w:firstLine="0"/>
        <w:rPr>
          <w:del w:id="583" w:author="yuanzhiqian" w:date="2026-09-10T17:02:50Z"/>
        </w:rPr>
      </w:pPr>
      <w:del w:id="556" w:author="yuanzhiqian" w:date="2026-09-10T17:02:50Z">
        <w:r>
          <w:rPr>
            <w:rFonts w:hint="eastAsia" w:ascii="微软雅黑" w:hAnsi="微软雅黑" w:eastAsia="微软雅黑"/>
            <w:b w:val="0"/>
          </w:rPr>
          <w:delText>所以 D 支柱我想提</w:delText>
        </w:r>
      </w:del>
      <w:del w:id="557" w:author="yuanzhiqian" w:date="2026-09-10T17:02:50Z">
        <w:r>
          <w:rPr>
            <w:rFonts w:hint="eastAsia" w:ascii="微软雅黑" w:hAnsi="微软雅黑" w:eastAsia="微软雅黑"/>
            <w:b w:val="1"/>
          </w:rPr>
          <w:delText>四条</w:delText>
        </w:r>
      </w:del>
      <w:del w:id="558" w:author="yuanzhiqian" w:date="2026-09-10T17:02:50Z">
        <w:r>
          <w:rPr>
            <w:rFonts w:hint="eastAsia" w:ascii="微软雅黑" w:hAnsi="微软雅黑" w:eastAsia="微软雅黑"/>
            <w:b w:val="0"/>
          </w:rPr>
          <w:delText>，是按</w:delText>
        </w:r>
      </w:del>
      <w:del w:id="559" w:author="yuanzhiqian" w:date="2026-09-10T17:02:50Z">
        <w:r>
          <w:rPr>
            <w:rFonts w:hint="eastAsia" w:ascii="微软雅黑" w:hAnsi="微软雅黑" w:eastAsia="微软雅黑"/>
            <w:b w:val="1"/>
          </w:rPr>
          <w:delText>时间轴</w:delText>
        </w:r>
      </w:del>
      <w:del w:id="560" w:author="yuanzhiqian" w:date="2026-09-10T17:02:50Z">
        <w:r>
          <w:rPr>
            <w:rFonts w:hint="eastAsia" w:ascii="微软雅黑" w:hAnsi="微软雅黑" w:eastAsia="微软雅黑"/>
            <w:b w:val="0"/>
          </w:rPr>
          <w:delText>拼起来的：</w:delText>
        </w:r>
      </w:del>
    </w:p>
    <w:tbl>
      <w:tblPr>
        <w:tblStyle w:val="00004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rPr>
          <w:del w:id="589" w:author="yuanzhiqian" w:date="2026-09-10T17:02:50Z"/>
        </w:trPr>
        <w:tc>
          <w:tcPr>
            <w:tcW w:w="4320" w:type="dxa"/>
          </w:tcPr>
          <w:p w14:paraId="2F30931D">
            <w:pPr>
              <w:spacing w:after="40" w:line="300" w:lineRule="auto"/>
              <w:rPr>
                <w:del w:id="590" w:author="yuanzhiqian" w:date="2026-09-10T17:02:50Z"/>
              </w:rPr>
            </w:pPr>
            <w:del w:id="561" w:author="yuanzhiqian" w:date="2026-09-10T17:02:50Z">
              <w:r>
                <w:rPr>
                  <w:rFonts w:hint="eastAsia" w:ascii="微软雅黑" w:hAnsi="微软雅黑" w:eastAsia="微软雅黑"/>
                  <w:b w:val="1"/>
                  <w:sz w:val="20"/>
                </w:rPr>
                <w:delText>阶段</w:delText>
              </w:r>
            </w:del>
          </w:p>
        </w:tc>
        <w:tc>
          <w:tcPr>
            <w:tcW w:w="4320" w:type="dxa"/>
          </w:tcPr>
          <w:p w14:paraId="0843C890">
            <w:pPr>
              <w:spacing w:after="40" w:line="300" w:lineRule="auto"/>
              <w:rPr>
                <w:del w:id="592" w:author="yuanzhiqian" w:date="2026-09-10T17:02:50Z"/>
              </w:rPr>
            </w:pPr>
            <w:del w:id="562" w:author="yuanzhiqian" w:date="2026-09-10T17:02:50Z">
              <w:r>
                <w:rPr>
                  <w:rFonts w:hint="eastAsia" w:ascii="微软雅黑" w:hAnsi="微软雅黑" w:eastAsia="微软雅黑"/>
                  <w:b w:val="1"/>
                  <w:sz w:val="20"/>
                </w:rPr>
                <w:delText>我们要的支撑</w:delText>
              </w:r>
            </w:del>
          </w:p>
        </w:tc>
      </w:tr>
      <w:tr>
        <w:trPr>
          <w:del w:id="594" w:author="yuanzhiqian" w:date="2026-09-10T17:02:50Z"/>
        </w:trPr>
        <w:tc>
          <w:tcPr>
            <w:tcW w:w="4320" w:type="dxa"/>
          </w:tcPr>
          <w:p w14:paraId="702AE026">
            <w:pPr>
              <w:spacing w:after="40" w:line="300" w:lineRule="auto"/>
              <w:rPr>
                <w:del w:id="595" w:author="yuanzhiqian" w:date="2026-09-10T17:02:50Z"/>
              </w:rPr>
            </w:pPr>
            <w:del w:id="563" w:author="yuanzhiqian" w:date="2026-09-10T17:02:50Z">
              <w:r>
                <w:rPr>
                  <w:rFonts w:hint="eastAsia" w:ascii="微软雅黑" w:hAnsi="微软雅黑" w:eastAsia="微软雅黑"/>
                  <w:b w:val="1"/>
                  <w:sz w:val="20"/>
                </w:rPr>
                <w:delText>① 洞察定位和规划</w:delText>
              </w:r>
            </w:del>
          </w:p>
        </w:tc>
        <w:tc>
          <w:tcPr>
            <w:tcW w:w="4320" w:type="dxa"/>
          </w:tcPr>
          <w:p w14:paraId="6B1BAD31">
            <w:pPr>
              <w:spacing w:after="40" w:line="300" w:lineRule="auto"/>
              <w:rPr>
                <w:del w:id="597" w:author="yuanzhiqian" w:date="2026-09-10T17:02:50Z"/>
              </w:rPr>
            </w:pPr>
            <w:del w:id="564" w:author="yuanzhiqian" w:date="2026-09-10T17:02:50Z">
              <w:r>
                <w:rPr>
                  <w:rFonts w:hint="eastAsia" w:ascii="微软雅黑" w:hAnsi="微软雅黑" w:eastAsia="微软雅黑"/>
                  <w:b w:val="0"/>
                  <w:sz w:val="20"/>
                </w:rPr>
                <w:delText>在产品路标阶段就纳入地铁 15 年运营节奏的考量，停产前至少提前 2 年告知，</w:delText>
              </w:r>
            </w:del>
            <w:del w:id="565" w:author="yuanzhiqian" w:date="2026-09-10T17:02:50Z">
              <w:r>
                <w:rPr>
                  <w:rFonts w:hint="eastAsia" w:ascii="微软雅黑" w:hAnsi="微软雅黑" w:eastAsia="微软雅黑"/>
                  <w:b w:val="1"/>
                  <w:sz w:val="20"/>
                </w:rPr>
                <w:delText>同步给出替代路标与过渡方案</w:delText>
              </w:r>
            </w:del>
            <w:del w:id="566" w:author="yuanzhiqian" w:date="2026-09-10T17:02:50Z">
              <w:r>
                <w:rPr>
                  <w:rFonts w:hint="eastAsia" w:ascii="微软雅黑" w:hAnsi="微软雅黑" w:eastAsia="微软雅黑"/>
                  <w:b w:val="0"/>
                  <w:sz w:val="20"/>
                </w:rPr>
                <w:delText>，不是一纸停产通告</w:delText>
              </w:r>
            </w:del>
          </w:p>
        </w:tc>
      </w:tr>
      <w:tr>
        <w:trPr>
          <w:del w:id="601" w:author="yuanzhiqian" w:date="2026-09-10T17:02:50Z"/>
        </w:trPr>
        <w:tc>
          <w:tcPr>
            <w:tcW w:w="4320" w:type="dxa"/>
          </w:tcPr>
          <w:p w14:paraId="0CD47C2B">
            <w:pPr>
              <w:spacing w:after="40" w:line="300" w:lineRule="auto"/>
              <w:rPr>
                <w:del w:id="602" w:author="yuanzhiqian" w:date="2026-09-10T17:02:50Z"/>
              </w:rPr>
            </w:pPr>
            <w:del w:id="567" w:author="yuanzhiqian" w:date="2026-09-10T17:02:50Z">
              <w:r>
                <w:rPr>
                  <w:rFonts w:hint="eastAsia" w:ascii="微软雅黑" w:hAnsi="微软雅黑" w:eastAsia="微软雅黑"/>
                  <w:b w:val="1"/>
                  <w:sz w:val="20"/>
                </w:rPr>
                <w:delText>② 工程的支撑</w:delText>
              </w:r>
            </w:del>
          </w:p>
        </w:tc>
        <w:tc>
          <w:tcPr>
            <w:tcW w:w="4320" w:type="dxa"/>
          </w:tcPr>
          <w:p w14:paraId="60713B78">
            <w:pPr>
              <w:spacing w:after="40" w:line="300" w:lineRule="auto"/>
              <w:rPr>
                <w:del w:id="604" w:author="yuanzhiqian" w:date="2026-09-10T17:02:50Z"/>
              </w:rPr>
            </w:pPr>
            <w:del w:id="568" w:author="yuanzhiqian" w:date="2026-09-10T17:02:50Z">
              <w:r>
                <w:rPr>
                  <w:rFonts w:hint="eastAsia" w:ascii="微软雅黑" w:hAnsi="微软雅黑" w:eastAsia="微软雅黑"/>
                  <w:b w:val="0"/>
                  <w:sz w:val="20"/>
                </w:rPr>
                <w:delText>兼容替代方案要做到"新设备平滑替换老设备"，不推翻整个系统；替代期的备件、过渡期的工程支持不断档</w:delText>
              </w:r>
            </w:del>
          </w:p>
        </w:tc>
      </w:tr>
      <w:tr>
        <w:trPr>
          <w:del w:id="606" w:author="yuanzhiqian" w:date="2026-09-10T17:02:50Z"/>
        </w:trPr>
        <w:tc>
          <w:tcPr>
            <w:tcW w:w="4320" w:type="dxa"/>
          </w:tcPr>
          <w:p w14:paraId="317F1D67">
            <w:pPr>
              <w:spacing w:after="40" w:line="300" w:lineRule="auto"/>
              <w:rPr>
                <w:del w:id="607" w:author="yuanzhiqian" w:date="2026-09-10T17:02:50Z"/>
              </w:rPr>
            </w:pPr>
            <w:del w:id="569" w:author="yuanzhiqian" w:date="2026-09-10T17:02:50Z">
              <w:r>
                <w:rPr>
                  <w:rFonts w:hint="eastAsia" w:ascii="微软雅黑" w:hAnsi="微软雅黑" w:eastAsia="微软雅黑"/>
                  <w:b w:val="1"/>
                  <w:sz w:val="20"/>
                </w:rPr>
                <w:delText>③ 应急维稳</w:delText>
              </w:r>
            </w:del>
          </w:p>
        </w:tc>
        <w:tc>
          <w:tcPr>
            <w:tcW w:w="4320" w:type="dxa"/>
          </w:tcPr>
          <w:p w14:paraId="653874F3">
            <w:pPr>
              <w:spacing w:after="40" w:line="300" w:lineRule="auto"/>
              <w:rPr>
                <w:del w:id="609" w:author="yuanzhiqian" w:date="2026-09-10T17:02:50Z"/>
              </w:rPr>
            </w:pPr>
            <w:del w:id="570" w:author="yuanzhiqian" w:date="2026-09-10T17:02:50Z">
              <w:r>
                <w:rPr>
                  <w:rFonts w:hint="eastAsia" w:ascii="微软雅黑" w:hAnsi="微软雅黑" w:eastAsia="微软雅黑"/>
                  <w:b w:val="0"/>
                  <w:sz w:val="20"/>
                </w:rPr>
                <w:delText>出现突发状况时，提供</w:delText>
              </w:r>
            </w:del>
            <w:del w:id="571" w:author="yuanzhiqian" w:date="2026-09-10T17:02:50Z">
              <w:r>
                <w:rPr>
                  <w:rFonts w:hint="eastAsia" w:ascii="微软雅黑" w:hAnsi="微软雅黑" w:eastAsia="微软雅黑"/>
                  <w:b w:val="1"/>
                  <w:sz w:val="20"/>
                </w:rPr>
                <w:delText>定制化的感知手段、技术支持和现场支援</w:delText>
              </w:r>
            </w:del>
            <w:del w:id="572" w:author="yuanzhiqian" w:date="2026-09-10T17:02:50Z">
              <w:r>
                <w:rPr>
                  <w:rFonts w:hint="eastAsia" w:ascii="微软雅黑" w:hAnsi="微软雅黑" w:eastAsia="微软雅黑"/>
                  <w:b w:val="0"/>
                  <w:sz w:val="20"/>
                </w:rPr>
                <w:delText>，确保降级期内可控、可恢复</w:delText>
              </w:r>
            </w:del>
          </w:p>
        </w:tc>
      </w:tr>
      <w:tr>
        <w:trPr>
          <w:del w:id="613" w:author="yuanzhiqian" w:date="2026-09-10T17:02:50Z"/>
        </w:trPr>
        <w:tc>
          <w:tcPr>
            <w:tcW w:w="4320" w:type="dxa"/>
          </w:tcPr>
          <w:p w14:paraId="06A61A73">
            <w:pPr>
              <w:spacing w:after="40" w:line="300" w:lineRule="auto"/>
              <w:rPr>
                <w:del w:id="614" w:author="yuanzhiqian" w:date="2026-09-10T17:02:50Z"/>
              </w:rPr>
            </w:pPr>
            <w:del w:id="573" w:author="yuanzhiqian" w:date="2026-09-10T17:02:50Z">
              <w:r>
                <w:rPr>
                  <w:rFonts w:hint="eastAsia" w:ascii="微软雅黑" w:hAnsi="微软雅黑" w:eastAsia="微软雅黑"/>
                  <w:b w:val="1"/>
                  <w:sz w:val="20"/>
                </w:rPr>
                <w:delText>④ 长期延续支撑</w:delText>
              </w:r>
            </w:del>
          </w:p>
        </w:tc>
        <w:tc>
          <w:tcPr>
            <w:tcW w:w="4320" w:type="dxa"/>
          </w:tcPr>
          <w:p w14:paraId="2066E4D6">
            <w:pPr>
              <w:spacing w:after="40" w:line="300" w:lineRule="auto"/>
              <w:rPr>
                <w:del w:id="616" w:author="yuanzhiqian" w:date="2026-09-10T17:02:50Z"/>
              </w:rPr>
            </w:pPr>
            <w:del w:id="574" w:author="yuanzhiqian" w:date="2026-09-10T17:02:50Z">
              <w:r>
                <w:rPr>
                  <w:rFonts w:hint="eastAsia" w:ascii="微软雅黑" w:hAnsi="微软雅黑" w:eastAsia="微软雅黑"/>
                  <w:b w:val="0"/>
                  <w:sz w:val="20"/>
                </w:rPr>
                <w:delText>EOS（停止服务）之后，基础技术支持、故障分析、已知问题的 workaround 不中断；并在设备全生命周期内提供</w:delText>
              </w:r>
            </w:del>
            <w:del w:id="575" w:author="yuanzhiqian" w:date="2026-09-10T17:02:50Z">
              <w:r>
                <w:rPr>
                  <w:rFonts w:hint="eastAsia" w:ascii="微软雅黑" w:hAnsi="微软雅黑" w:eastAsia="微软雅黑"/>
                  <w:b w:val="1"/>
                  <w:sz w:val="20"/>
                </w:rPr>
                <w:delText>系统级替代或可向下兼容的新型号备件</w:delText>
              </w:r>
            </w:del>
          </w:p>
        </w:tc>
      </w:tr>
    </w:tbl>
    <w:p w14:paraId="56FE165A">
      <w:pPr>
        <w:rPr>
          <w:del w:id="619" w:author="yuanzhiqian" w:date="2026-09-10T17:02:50Z"/>
        </w:rPr>
      </w:pPr>
    </w:p>
    <w:p w14:paraId="738AE92E">
      <w:pPr>
        <w:ind w:firstLine="0"/>
        <w:rPr>
          <w:del w:id="620" w:author="yuanzhiqian" w:date="2026-09-10T17:02:50Z"/>
        </w:rPr>
      </w:pPr>
      <w:del w:id="576" w:author="yuanzhiqian" w:date="2026-09-10T17:02:50Z">
        <w:r>
          <w:rPr>
            <w:rFonts w:hint="eastAsia" w:ascii="微软雅黑" w:hAnsi="微软雅黑" w:eastAsia="微软雅黑"/>
            <w:b w:val="1"/>
          </w:rPr>
          <w:delText>四点拼起来，才覆盖得住 0 到 15 年。</w:delText>
        </w:r>
      </w:del>
      <w:del w:id="577" w:author="yuanzhiqian" w:date="2026-09-10T17:02:50Z">
        <w:r>
          <w:rPr>
            <w:rFonts w:hint="eastAsia" w:ascii="微软雅黑" w:hAnsi="微软雅黑" w:eastAsia="微软雅黑"/>
            <w:b w:val="0"/>
          </w:rPr>
          <w:delText xml:space="preserve"> 单看任何一条，中间都有缺口。</w:delText>
        </w:r>
      </w:del>
    </w:p>
    <w:p w14:paraId="509BE42B">
      <w:pPr>
        <w:ind w:firstLine="0"/>
        <w:rPr>
          <w:del w:id="623" w:author="yuanzhiqian" w:date="2026-09-10T17:02:50Z"/>
        </w:rPr>
      </w:pPr>
      <w:del w:id="578" w:author="yuanzhiqian" w:date="2026-09-10T17:02:50Z">
        <w:r>
          <w:rPr>
            <w:rFonts w:hint="eastAsia" w:ascii="微软雅黑" w:hAnsi="微软雅黑" w:eastAsia="微软雅黑"/>
            <w:b w:val="1"/>
          </w:rPr>
          <w:delText>一句话：设备交付那一刻，不是责任的结束，是责任的开始。责任的时间刻度，不是你们的产品周期，是我们的运营周期。</w:delText>
        </w:r>
      </w:del>
    </w:p>
    <w:p w14:paraId="7F36EA5D">
      <w:pPr>
        <w:ind w:firstLine="0"/>
        <w:rPr>
          <w:del w:id="625" w:author="yuanzhiqian" w:date="2026-09-10T17:02:50Z"/>
        </w:rPr>
      </w:pPr>
      <w:del w:id="579" w:author="yuanzhiqian" w:date="2026-09-10T17:02:50Z">
        <w:r>
          <w:rPr>
            <w:rFonts w:hint="eastAsia" w:ascii="微软雅黑" w:hAnsi="微软雅黑" w:eastAsia="微软雅黑"/>
            <w:b w:val="0"/>
          </w:rPr>
          <w:delText>还记得开场我说自己是"兜底方"吗？</w:delText>
        </w:r>
      </w:del>
      <w:del w:id="580" w:author="yuanzhiqian" w:date="2026-09-10T17:02:50Z">
        <w:r>
          <w:rPr>
            <w:rFonts w:hint="eastAsia" w:ascii="微软雅黑" w:hAnsi="微软雅黑" w:eastAsia="微软雅黑"/>
            <w:b w:val="1"/>
          </w:rPr>
          <w:delText>原厂服务终止之后，谁在兜底？是我们。</w:delText>
        </w:r>
      </w:del>
      <w:del w:id="581" w:author="yuanzhiqian" w:date="2026-09-10T17:02:50Z">
        <w:r>
          <w:rPr>
            <w:rFonts w:hint="eastAsia" w:ascii="微软雅黑" w:hAnsi="微软雅黑" w:eastAsia="微软雅黑"/>
            <w:b w:val="0"/>
          </w:rPr>
          <w:delText xml:space="preserve"> D 支柱的本质，是问作为战略合作伙伴的华为，愿不愿意</w:delText>
        </w:r>
      </w:del>
      <w:del w:id="582" w:author="yuanzhiqian" w:date="2026-09-10T17:02:50Z">
        <w:r>
          <w:rPr>
            <w:rFonts w:hint="eastAsia" w:ascii="微软雅黑" w:hAnsi="微软雅黑" w:eastAsia="微软雅黑"/>
            <w:b w:val="1"/>
          </w:rPr>
          <w:delText>和我们一起把 15 年这条时间轴走完</w:delText>
        </w:r>
      </w:del>
      <w:del w:id="583" w:author="yuanzhiqian" w:date="2026-09-10T17:02:50Z">
        <w:r>
          <w:rPr>
            <w:rFonts w:hint="eastAsia" w:ascii="微软雅黑" w:hAnsi="微软雅黑" w:eastAsia="微软雅黑"/>
            <w:b w:val="0"/>
          </w:rPr>
          <w:delText>。</w:delText>
        </w:r>
      </w:del>
    </w:p>
    <w:p w14:paraId="2BF4BB1E">
      <w:pPr>
        <w:pStyle w:val="00001b"/>
        <w:rPr>
          <w:del w:id="631" w:author="yuanzhiqian" w:date="2026-09-10T17:02:50Z"/>
        </w:rPr>
      </w:pPr>
      <w:del w:id="584" w:author="yuanzhiqian" w:date="2026-09-10T17:02:50Z">
        <w:r>
          <w:rPr>
            <w:rFonts w:hint="eastAsia"/>
          </w:rPr>
          <w:delText>收尾：从提要求到一起干（1 分钟）</w:delText>
        </w:r>
      </w:del>
    </w:p>
    <w:p w14:paraId="610AF625">
      <w:pPr>
        <w:ind w:firstLine="0"/>
        <w:rPr>
          <w:del w:id="633" w:author="yuanzhiqian" w:date="2026-09-10T17:02:50Z"/>
        </w:rPr>
      </w:pPr>
      <w:del w:id="585" w:author="yuanzhiqian" w:date="2026-09-10T17:02:50Z">
        <w:r>
          <w:rPr>
            <w:rFonts w:hint="eastAsia" w:ascii="微软雅黑" w:hAnsi="微软雅黑" w:eastAsia="微软雅黑"/>
            <w:b w:val="0"/>
          </w:rPr>
          <w:delText>各位，今天讲的 ABCD 四块，</w:delText>
        </w:r>
      </w:del>
      <w:del w:id="586" w:author="yuanzhiqian" w:date="2026-09-10T17:02:50Z">
        <w:r>
          <w:rPr>
            <w:rFonts w:hint="eastAsia" w:ascii="微软雅黑" w:hAnsi="微软雅黑" w:eastAsia="微软雅黑"/>
            <w:b w:val="1"/>
          </w:rPr>
          <w:delText>不是四个诉求清单，是四个合作的接口面</w:delText>
        </w:r>
      </w:del>
      <w:del w:id="587" w:author="yuanzhiqian" w:date="2026-09-10T17:02:50Z">
        <w:r>
          <w:rPr>
            <w:rFonts w:hint="eastAsia" w:ascii="微软雅黑" w:hAnsi="微软雅黑" w:eastAsia="微软雅黑"/>
            <w:b w:val="0"/>
          </w:rPr>
          <w:delText>——也是华为作为战略合作伙伴，与我们共建的四个着力点。</w:delText>
        </w:r>
      </w:del>
    </w:p>
    <w:p w14:paraId="4418EFF2">
      <w:pPr>
        <w:ind w:firstLine="0"/>
        <w:rPr>
          <w:del w:id="637" w:author="yuanzhiqian" w:date="2026-09-10T17:02:50Z"/>
        </w:rPr>
      </w:pPr>
      <w:del w:id="588" w:author="yuanzhiqian" w:date="2026-09-10T17:02:50Z">
        <w:r>
          <w:rPr>
            <w:rFonts w:hint="eastAsia" w:ascii="微软雅黑" w:hAnsi="微软雅黑" w:eastAsia="微软雅黑"/>
            <w:b w:val="0"/>
          </w:rPr>
          <w:delText>上海地铁正处在建设与更新改造的高峰期——</w:delText>
        </w:r>
      </w:del>
      <w:del w:id="589" w:author="yuanzhiqian" w:date="2026-09-10T17:02:50Z">
        <w:r>
          <w:rPr>
            <w:rFonts w:hint="eastAsia" w:ascii="微软雅黑" w:hAnsi="微软雅黑" w:eastAsia="微软雅黑"/>
            <w:b w:val="1"/>
          </w:rPr>
          <w:delText>14 条线的技防系统更新改造、近 400 个站点、数万路高清视频</w:delText>
        </w:r>
      </w:del>
      <w:del w:id="590" w:author="yuanzhiqian" w:date="2026-09-10T17:02:50Z">
        <w:r>
          <w:rPr>
            <w:rFonts w:hint="eastAsia" w:ascii="微软雅黑" w:hAnsi="微软雅黑" w:eastAsia="微软雅黑"/>
            <w:b w:val="0"/>
          </w:rPr>
          <w:delText>，还有车地无线、TETRA 延寿、多线通信系统的接续推进。这不是一批订单，是未来十年、十五年的持续投入。</w:delText>
        </w:r>
      </w:del>
    </w:p>
    <w:p w14:paraId="3189ECF9">
      <w:pPr>
        <w:ind w:firstLine="0"/>
        <w:rPr>
          <w:del w:id="641" w:author="yuanzhiqian" w:date="2026-09-10T17:02:50Z"/>
        </w:rPr>
      </w:pPr>
      <w:del w:id="591" w:author="yuanzhiqian" w:date="2026-09-10T17:02:50Z">
        <w:r>
          <w:rPr>
            <w:rFonts w:hint="eastAsia" w:ascii="微软雅黑" w:hAnsi="微软雅黑" w:eastAsia="微软雅黑"/>
            <w:b w:val="0"/>
          </w:rPr>
          <w:delText>我们希望，把下一个十年的项目，</w:delText>
        </w:r>
      </w:del>
      <w:del w:id="592" w:author="yuanzhiqian" w:date="2026-09-10T17:02:50Z">
        <w:r>
          <w:rPr>
            <w:rFonts w:hint="eastAsia" w:ascii="微软雅黑" w:hAnsi="微软雅黑" w:eastAsia="微软雅黑"/>
            <w:b w:val="1"/>
          </w:rPr>
          <w:delText>交给能陪我们走完 15 年的伙伴</w:delText>
        </w:r>
      </w:del>
      <w:del w:id="593" w:author="yuanzhiqian" w:date="2026-09-10T17:02:50Z">
        <w:r>
          <w:rPr>
            <w:rFonts w:hint="eastAsia" w:ascii="微软雅黑" w:hAnsi="微软雅黑" w:eastAsia="微软雅黑"/>
            <w:b w:val="0"/>
          </w:rPr>
          <w:delText>。</w:delText>
        </w:r>
      </w:del>
    </w:p>
    <w:p w14:paraId="0F030D0F">
      <w:pPr>
        <w:ind w:firstLine="0"/>
        <w:rPr>
          <w:del w:id="645" w:author="yuanzhiqian" w:date="2026-09-10T17:02:50Z"/>
        </w:rPr>
      </w:pPr>
      <w:del w:id="594" w:author="yuanzhiqian" w:date="2026-09-10T17:02:50Z">
        <w:r>
          <w:rPr>
            <w:rFonts w:hint="eastAsia" w:ascii="微软雅黑" w:hAnsi="微软雅黑" w:eastAsia="微软雅黑"/>
            <w:b w:val="0"/>
          </w:rPr>
          <w:delText>回到开头的数字——</w:delText>
        </w:r>
      </w:del>
      <w:del w:id="595" w:author="yuanzhiqian" w:date="2026-09-10T17:02:50Z">
        <w:r>
          <w:rPr>
            <w:rFonts w:hint="eastAsia" w:ascii="微软雅黑" w:hAnsi="微软雅黑" w:eastAsia="微软雅黑"/>
            <w:b w:val="1"/>
          </w:rPr>
          <w:delText>2025 年约 78% 的公共交通客运量、日均超千万客流、重要的民生基础设施</w:delText>
        </w:r>
      </w:del>
      <w:del w:id="596" w:author="yuanzhiqian" w:date="2026-09-10T17:02:50Z">
        <w:r>
          <w:rPr>
            <w:rFonts w:hint="eastAsia" w:ascii="微软雅黑" w:hAnsi="微软雅黑" w:eastAsia="微软雅黑"/>
            <w:b w:val="0"/>
          </w:rPr>
          <w:delText>——这是上海地铁的重量，也是我们对安全的容忍度。</w:delText>
        </w:r>
      </w:del>
      <w:del w:id="597" w:author="yuanzhiqian" w:date="2026-09-10T17:02:50Z">
        <w:r>
          <w:rPr>
            <w:rFonts w:hint="eastAsia" w:ascii="微软雅黑" w:hAnsi="微软雅黑" w:eastAsia="微软雅黑"/>
            <w:b w:val="1"/>
          </w:rPr>
          <w:delText>这种重量，靠我们逼自己解决不了，需要设备商和运营方一起规划、一起兜底。</w:delText>
        </w:r>
      </w:del>
    </w:p>
    <w:p w14:paraId="4878BA53">
      <w:pPr>
        <w:ind w:firstLine="0"/>
        <w:rPr>
          <w:del w:id="650" w:author="yuanzhiqian" w:date="2026-09-10T17:02:50Z"/>
        </w:rPr>
      </w:pPr>
      <w:del w:id="598" w:author="yuanzhiqian" w:date="2026-09-10T17:02:50Z">
        <w:r>
          <w:rPr>
            <w:rFonts w:hint="eastAsia" w:ascii="微软雅黑" w:hAnsi="微软雅黑" w:eastAsia="微软雅黑"/>
            <w:b w:val="0"/>
          </w:rPr>
          <w:delText>你们的产品越可靠、ABCD 四个接口面越扎实，我们越敢把通信、信号系统的运行安全，乃至上海地铁的运营安全，托付给你们。</w:delText>
        </w:r>
      </w:del>
    </w:p>
    <w:p w14:paraId="639A6F08">
      <w:pPr>
        <w:ind w:firstLine="0"/>
        <w:rPr>
          <w:del w:id="652" w:author="yuanzhiqian" w:date="2026-09-10T17:02:50Z"/>
        </w:rPr>
      </w:pPr>
      <w:del w:id="599" w:author="yuanzhiqian" w:date="2026-09-10T17:02:50Z">
        <w:r>
          <w:rPr>
            <w:rFonts w:hint="eastAsia" w:ascii="微软雅黑" w:hAnsi="微软雅黑" w:eastAsia="微软雅黑"/>
            <w:b w:val="0"/>
          </w:rPr>
          <w:delText>谢谢大家。</w:delText>
        </w:r>
      </w:del>
    </w:p>
    <w:p w14:paraId="0296DBFF">
      <w:pPr>
        <w:pStyle w:val="0000ad"/>
        <w:rPr>
          <w:del w:id="654" w:author="yuanzhiqian" w:date="2026-09-10T17:02:50Z"/>
        </w:rPr>
      </w:pPr>
      <w:del w:id="600" w:author="yuanzhiqian" w:date="2026-09-10T17:02:50Z">
        <w:r>
          <w:rPr>
            <w:rFonts w:hint="eastAsia" w:ascii="微软雅黑" w:hAnsi="微软雅黑" w:eastAsia="微软雅黑"/>
            <w:b w:val="0"/>
          </w:rPr>
          <w:delText>讲稿字数：约 3600 字</w:delText>
        </w:r>
      </w:del>
    </w:p>
    <w:p w14:paraId="0F741DD0">
      <w:pPr>
        <w:pStyle w:val="0000ad"/>
        <w:rPr>
          <w:del w:id="656" w:author="yuanzhiqian" w:date="2026-09-10T17:02:50Z"/>
        </w:rPr>
      </w:pPr>
      <w:del w:id="601" w:author="yuanzhiqian" w:date="2026-09-10T17:02:50Z">
        <w:r>
          <w:rPr>
            <w:rFonts w:hint="eastAsia" w:ascii="微软雅黑" w:hAnsi="微软雅黑" w:eastAsia="微软雅黑"/>
            <w:b w:val="0"/>
          </w:rPr>
          <w:delText>预计时长：12-14 分钟（各块：1.5 / 3 / 2 / 2 / 3 / 2.5 / 1，单位分钟）</w:delText>
        </w:r>
      </w:del>
    </w:p>
    <w:p w14:paraId="17912268">
      <w:pPr>
        <w:pStyle w:val="0000ad"/>
        <w:rPr>
          <w:del w:id="658" w:author="yuanzhiqian" w:date="2026-09-10T17:02:50Z"/>
        </w:rPr>
      </w:pPr>
      <w:del w:id="602" w:author="yuanzhiqian" w:date="2026-09-10T17:02:50Z">
        <w:r>
          <w:rPr>
            <w:rFonts w:hint="eastAsia" w:ascii="微软雅黑" w:hAnsi="微软雅黑" w:eastAsia="微软雅黑"/>
            <w:b w:val="0"/>
          </w:rPr>
          <w:delText>数据来源：2025 年上海综合交通发展报告 / 上海地铁官方（轨道交通占公共交通客运量约 78%，2025 全年日均客运量 1016 万人次、单日最高超 1300 万）</w:delText>
        </w:r>
      </w:del>
    </w:p>
    <w:p w14:paraId="6DA39938">
      <w:pPr>
        <w:pStyle w:val="00001b"/>
        <w:rPr>
          <w:del w:id="660" w:author="yuanzhiqian" w:date="2026-09-10T17:02:50Z"/>
        </w:rPr>
      </w:pPr>
      <w:del w:id="603" w:author="yuanzhiqian" w:date="2026-09-10T17:02:50Z">
        <w:r>
          <w:rPr>
            <w:rFonts w:hint="eastAsia"/>
          </w:rPr>
          <w:delText>会前准备清单（不上台，自己带）</w:delText>
        </w:r>
      </w:del>
    </w:p>
    <w:p w14:paraId="2AC6F00A">
      <w:pPr>
        <w:pStyle w:val="00000b"/>
        <w:rPr>
          <w:del w:id="662" w:author="yuanzhiqian" w:date="2026-09-10T17:02:50Z"/>
        </w:rPr>
      </w:pPr>
      <w:del w:id="604" w:author="yuanzhiqian" w:date="2026-09-10T17:02:50Z">
        <w:r>
          <w:rPr>
            <w:rFonts w:hint="eastAsia" w:ascii="微软雅黑" w:hAnsi="微软雅黑" w:eastAsia="微软雅黑"/>
            <w:b w:val="1"/>
          </w:rPr>
          <w:delText>查实锤</w:delText>
        </w:r>
      </w:del>
      <w:del w:id="605" w:author="yuanzhiqian" w:date="2026-09-10T17:02:50Z">
        <w:r>
          <w:rPr>
            <w:rFonts w:hint="eastAsia" w:ascii="微软雅黑" w:hAnsi="微软雅黑" w:eastAsia="微软雅黑"/>
            <w:b w:val="0"/>
          </w:rPr>
          <w:delText>：把上海地铁在用的华为设备清单，到华为企业业务官网"生命周期公告"页逐个核 EOM / EOFS / EOS 日期；有具体日期，第五块是陈述，没有就改为"行业案例与前瞻风险"，别被现场一句"我们政策已经是 X 年"挡回。</w:delText>
        </w:r>
      </w:del>
    </w:p>
    <w:p w14:paraId="2BB173C7">
      <w:pPr>
        <w:pStyle w:val="00000b"/>
        <w:rPr>
          <w:del w:id="665" w:author="yuanzhiqian" w:date="2026-09-10T17:02:50Z"/>
        </w:rPr>
      </w:pPr>
      <w:del w:id="606" w:author="yuanzhiqian" w:date="2026-09-10T17:02:50Z">
        <w:r>
          <w:rPr>
            <w:rFonts w:hint="eastAsia" w:ascii="微软雅黑" w:hAnsi="微软雅黑" w:eastAsia="微软雅黑"/>
            <w:b w:val="1"/>
          </w:rPr>
          <w:delText>9/11 号线干扰数据</w:delText>
        </w:r>
      </w:del>
      <w:del w:id="607" w:author="yuanzhiqian" w:date="2026-09-10T17:02:50Z">
        <w:r>
          <w:rPr>
            <w:rFonts w:hint="eastAsia" w:ascii="微软雅黑" w:hAnsi="微软雅黑" w:eastAsia="微软雅黑"/>
            <w:b w:val="0"/>
          </w:rPr>
          <w:delText>：人数、列车数、区段数提前走一次内部确认，线路不点名。</w:delText>
        </w:r>
      </w:del>
    </w:p>
    <w:p w14:paraId="4E069F46">
      <w:pPr>
        <w:pStyle w:val="00000b"/>
        <w:rPr>
          <w:del w:id="668" w:author="yuanzhiqian" w:date="2026-09-10T17:02:50Z"/>
        </w:rPr>
      </w:pPr>
      <w:del w:id="608" w:author="yuanzhiqian" w:date="2026-09-10T17:02:50Z">
        <w:r>
          <w:rPr>
            <w:rFonts w:hint="eastAsia" w:ascii="微软雅黑" w:hAnsi="微软雅黑" w:eastAsia="微软雅黑"/>
            <w:b w:val="1"/>
          </w:rPr>
          <w:delText>备Q&amp;A</w:delText>
        </w:r>
      </w:del>
      <w:del w:id="609" w:author="yuanzhiqian" w:date="2026-09-10T17:02:50Z">
        <w:r>
          <w:rPr>
            <w:rFonts w:hint="eastAsia" w:ascii="微软雅黑" w:hAnsi="微软雅黑" w:eastAsia="微软雅黑"/>
            <w:b w:val="0"/>
          </w:rPr>
          <w:delText>：现场大概率会被问"四个支柱里华为具体能做什么"，提前把 ABCD 每项想好 1-2 个华为已落地或可落地的具体动作（产品名/项目名）。</w:delText>
        </w:r>
      </w:del>
    </w:p>
    <w:p w14:paraId="2306568D">
      <w:pPr>
        <w:pStyle w:val="00000b"/>
        <w:rPr>
          <w:del w:id="671" w:author="yuanzhiqian" w:date="2026-09-10T17:02:50Z"/>
        </w:rPr>
      </w:pPr>
      <w:del w:id="610" w:author="yuanzhiqian" w:date="2026-09-10T17:02:50Z">
        <w:r>
          <w:rPr>
            <w:rFonts w:ascii="微软雅黑" w:hAnsi="微软雅黑" w:eastAsia="微软雅黑"/>
            <w:b w:val="1"/>
          </w:rPr>
          <w:delText>PPT</w:delText>
        </w:r>
      </w:del>
      <w:del w:id="611" w:author="yuanzhiqian" w:date="2026-09-10T17:02:50Z">
        <w:r>
          <w:rPr>
            <w:rFonts w:hint="eastAsia" w:ascii="微软雅黑" w:hAnsi="微软雅黑" w:eastAsia="微软雅黑"/>
            <w:b w:val="0"/>
          </w:rPr>
          <w:delText>：方案设计合理 → 建设执行 → 维护保障 → 全生命周期的"齿轮组"图，建议做成正式示意图（投影不要用 ASCII）。</w:delText>
        </w:r>
      </w:del>
    </w:p>
    <w:p w14:paraId="611FB3A8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del w:id="612" w:author="yuanzhiqian" w:date="2026-09-10T17:02:55Z">
        <w:r>
          <w:rPr>
            <w:rFonts w:hint="eastAsia" w:ascii="微软雅黑" w:hAnsi="微软雅黑" w:eastAsia="微软雅黑"/>
            <w:b w:val="1"/>
          </w:rPr>
          <w:delText>压时预案</w:delText>
        </w:r>
      </w:del>
      <w:del w:id="613" w:author="yuanzhiqian" w:date="2026-09-10T17:02:55Z">
        <w:r>
          <w:rPr>
            <w:rFonts w:hint="eastAsia" w:ascii="微软雅黑" w:hAnsi="微软雅黑" w:eastAsia="微软雅黑"/>
            <w:b w:val="0"/>
          </w:rPr>
          <w:delText>：若现场只有 10 分钟，优先保留开场数字 + 9/11 案例 + ABCD 框架（压缩 30 秒讲完）+ D 支柱表格（一句话点出"四点拼起来覆盖 15 年"），其余第三、第四块压缩成"标准化 + 智能化"的简短描述。</w:delText>
        </w:r>
      </w:del>
      <w:r>
        <w:rPr>
          <w:rFonts w:hint="eastAsia"/>
          <w:b w:val="1"/>
          <w:sz w:val="32"/>
        </w:rPr>
        <w:t>第六块（收束）：深化合作——需要华为支撑的四件事</w:t>
      </w:r>
    </w:p>
    <w:p w14:paraId="76B08CFF">
      <w:r>
        <w:rPr>
          <w:rFonts w:hint="eastAsia"/>
        </w:rPr>
        <w:t>刚才讲的 A、B、C、D 四个支柱，缺一不可；而要真正把这四块都做实、做稳，离不开我们和华为一起扛。作为上海地铁通信、信号系统的主要设备供应商和战略合作伙伴，我们希望在以下四个方面和华为进一步深化合作——这也正好和前面四个支柱一一对应：</w:t>
      </w:r>
    </w:p>
    <w:p w14:paraId="0401DB0B">
      <w:r>
        <w:rPr>
          <w:rFonts w:hint="eastAsia"/>
          <w:b w:val="1"/>
        </w:rPr>
        <w:t>A. 建立定级信赖机制 + 封堵特级风险/升级方案</w:t>
      </w:r>
    </w:p>
    <w:p w14:paraId="70907B72">
      <w:r>
        <w:rPr>
          <w:rFonts w:hint="eastAsia"/>
        </w:rPr>
        <w:t>希望和华为一起建立关键设备、核心模块的"定级依赖/信赖清单"与替代预案，做到关键件风险可视、可替代；同时针对特级风险场景（重大活动、极端天气、网络攻击、重大故障），形成即时的封堵、升级与切换方案，让风险早识别、早处置、早恢复。</w:t>
      </w:r>
    </w:p>
    <w:p w14:paraId="4AA9E359">
      <w:r>
        <w:rPr>
          <w:rFonts w:hint="eastAsia"/>
          <w:b w:val="1"/>
        </w:rPr>
        <w:t>B. 工程上 Top 级支撑</w:t>
      </w:r>
    </w:p>
    <w:p w14:paraId="7D22CA60">
      <w:r>
        <w:rPr>
          <w:rFonts w:hint="eastAsia"/>
        </w:rPr>
        <w:t>在路网级核心、灾备中心、新线延伸等重大新建/改造项目中，希望华为以 Top 级资源投入——专家驻场、方案联合评审、关键工艺把关、联调联试兜底，把设计方案高质量地转化为工程成果，确保设计蓝图不走样。</w:t>
      </w:r>
    </w:p>
    <w:p w14:paraId="2DB9B309">
      <w:r>
        <w:rPr>
          <w:rFonts w:hint="eastAsia"/>
          <w:b w:val="1"/>
        </w:rPr>
        <w:t>C. 联合制定保障运维策略，装备、培训与技术支持共建</w:t>
      </w:r>
    </w:p>
    <w:p w14:paraId="66F06A58">
      <w:r>
        <w:rPr>
          <w:rFonts w:hint="eastAsia"/>
        </w:rPr>
        <w:t>联合制定保障运维策略，共同完善"感知—预警—定位—操作"四类手段，提供配套装备与平台；并通过联合培训、技术支持、应急演练和故障复盘，把一次性的经验沉淀为可复制的能力，把我们运维队伍的能力天花板再往上抬一格。</w:t>
      </w:r>
    </w:p>
    <w:p w14:paraId="59699BD4">
      <w:r>
        <w:rPr>
          <w:rFonts w:hint="eastAsia"/>
          <w:b w:val="1"/>
        </w:rPr>
        <w:t>D. 长期伴随服务支持，生命周期内备件与下一代新型号兼容</w:t>
      </w:r>
    </w:p>
    <w:p w14:paraId="665B1284">
      <w:r>
        <w:rPr>
          <w:rFonts w:hint="eastAsia"/>
        </w:rPr>
        <w:t>希望华为提供覆盖全生命周期的伴随式服务——在设备生命周期内保障备件供应、版本可维护、技术支持不断档；同时面向下一代新型号，提前规划架构兼容与替代方案，避免 14、15、18 号线那种"二次开发各自为政、后期停产停服"的困局再现。</w:t>
      </w:r>
    </w:p>
    <w:p w14:paraId="13E560A7">
      <w:r>
        <w:rPr>
          <w:rFonts w:hint="eastAsia"/>
        </w:rPr>
        <w:t>四块齿轮要一起转才稳。这四件事，我们愿意和华为一件一件做实、做深、做长，让上海地铁的运营安全底盘更厚、合作的路走得更远。</w:t>
      </w:r>
    </w:p>
    <w:p w14:paraId="5E2A869A">
      <w:r>
        <w:rPr>
          <w:rFonts w:hint="eastAsia"/>
        </w:rPr>
        <w:t>谢谢大家。</w:t>
      </w:r>
    </w:p>
    <w:p w14:paraId="7105F487">
      <w:pPr>
        <w:pStyle w:val="00000b"/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="http://schemas.openxmlformats.org/wordprocessingml/2006/main" xmlns:w14="http://schemas.microsoft.com/office/word/2010/wordml" xmlns:mc="http://schemas.openxmlformats.org/markup-compatibility/2006" mc:Ignorable="w14">
  <w:endnote w:type="continuationSeparator" w:id="0">
    <w:p w14:paraId="5CFB3F0C">
      <w:pPr>
        <w:spacing w:line="240" w:lineRule="auto"/>
      </w:pPr>
      <w:r>
        <w:continuationSeparator/>
      </w:r>
    </w:p>
  </w:endnote>
  <w:endnote w:type="separator" w:id="1">
    <w:p w14:paraId="43DA9F0A">
      <w:pPr>
        <w:spacing w:line="240" w:lineRule="auto"/>
      </w:pPr>
      <w:r>
        <w:separator/>
      </w:r>
    </w:p>
  </w:endnote>
</w:endnotes>
</file>

<file path=word/fontTable.xml><?xml version="1.0" encoding="utf-8"?>
<w:fonts xmlns:w="http://schemas.openxmlformats.org/wordprocessingml/2006/main">
  <w:font w:name="Symbol">
    <w:panose1 w:val="05050102010706020507"/>
    <w:charset w:val="02" w:characterSet="ISO-8859-1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1" w:characterSet="ISO-8859-1"/>
    <w:family w:val="swiss"/>
    <w:pitch w:val="default"/>
    <w:sig w:usb0="E0002EFF" w:usb1="C000785B" w:usb2="00000009" w:usb3="00000000" w:csb0="400001FF" w:csb1="FFFF0000"/>
  </w:font>
  <w:font w:name="Calibri">
    <w:panose1 w:val="020F0502020204030204"/>
    <w:charset w:val="00" w:characterSet="ISO-8859-1"/>
    <w:family w:val="swiss"/>
    <w:pitch w:val="default"/>
    <w:sig w:usb0="E4002EFF" w:usb1="C200247B" w:usb2="00000009" w:usb3="00000000" w:csb0="2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 w:characterSet="ISO-8859-1"/>
    <w:family w:val="auto"/>
    <w:pitch w:val="default"/>
    <w:sig w:usb0="00000000" w:usb1="00000000" w:usb2="00000000" w:usb3="00000000" w:csb0="80000000" w:csb1="00000000"/>
  </w:font>
  <w:font w:name="ＭＳ 明朝">
    <w:altName w:val="仓耳玄三M W05"/>
    <w:panose1 w:val="00000000000000000000"/>
    <w:charset w:val="80" w:characterSet="ISO-8859-1"/>
    <w:family w:val="roman"/>
    <w:pitch w:val="default"/>
    <w:sig w:usb0="00000000" w:usb1="00000000" w:usb2="00000010" w:usb3="00000000" w:csb0="00020000" w:csb1="00000000"/>
  </w:font>
  <w:font w:name="仓耳玄三M W05">
    <w:panose1 w:val="02020400000000000000"/>
    <w:charset w:val="80" w:characterSet="ISO-8859-1"/>
    <w:family w:val="auto"/>
    <w:pitch w:val="default"/>
    <w:sig w:usb0="800002BF" w:usb1="184D64F8" w:usb2="00000012" w:usb3="00000000" w:csb0="00020001" w:csb1="00000000"/>
  </w:font>
  <w:font w:name="FFont-Family">
    <w:panose1 w:val="02000509000000000000"/>
    <w:charset w:val="00" w:characterSet="ISO-8859-1"/>
    <w:family w:val="auto"/>
    <w:pitch w:val="default"/>
    <w:sig w:usb0="00000001" w:usb1="00000000" w:usb2="00000000" w:usb3="00000000" w:csb0="00000001" w:csb1="00000000"/>
  </w:font>
  <w:font w:name="微软雅黑">
    <w:panose1 w:val="020B0503020204020204"/>
    <w:charset w:val="86" w:characterSet="ISO-8859-1"/>
    <w:family w:val="auto"/>
    <w:pitch w:val="default"/>
    <w:sig w:usb0="80000287" w:usb1="2ACF3C50" w:usb2="00000016" w:usb3="00000000" w:csb0="0004001F" w:csb1="00000000"/>
  </w:font>
  <w:font w:name="Courier">
    <w:altName w:val="Courier New"/>
    <w:panose1 w:val="02000500000000000000"/>
    <w:charset w:val="00" w:characterSet="ISO-8859-1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1" w:characterSet="ISO-8859-1"/>
    <w:family w:val="modern"/>
    <w:pitch w:val="default"/>
    <w:sig w:usb0="E0002EFF" w:usb1="C0007843" w:usb2="00000009" w:usb3="00000000" w:csb0="400001FF" w:csb1="FFFF0000"/>
  </w:font>
  <w:font w:name="MS Gothic">
    <w:panose1 w:val="020B0609070205080204"/>
    <w:charset w:val="80" w:characterSet="ISO-8859-1"/>
    <w:family w:val="auto"/>
    <w:pitch w:val="default"/>
    <w:sig w:usb0="E00002FF" w:usb1="6AC7FDFB" w:usb2="08000012" w:usb3="00000000" w:csb0="4002009F" w:csb1="DFD70000"/>
  </w:font>
  <w:font w:name="Consolas">
    <w:panose1 w:val="020B0609020204030204"/>
    <w:charset w:val="00" w:characterSet="ISO-8859-1"/>
    <w:family w:val="auto"/>
    <w:pitch w:val="default"/>
    <w:sig w:usb0="E00006FF" w:usb1="0000FCFF" w:usb2="00000001" w:usb3="00000000" w:csb0="6000019F" w:csb1="DFD7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 w:characterSet="ISO-8859-1"/>
    <w:family w:val="auto"/>
    <w:pitch w:val="default"/>
    <w:sig w:usb0="E00006FF" w:usb1="420024FF" w:usb2="02000000" w:usb3="00000000" w:csb0="2000019F" w:csb1="00000000"/>
  </w:font>
  <w:font w:name="黑体">
    <w:panose1 w:val="02010609060101010101"/>
    <w:charset w:val="86" w:characterSet="ISO-8859-1"/>
    <w:family w:val="auto"/>
    <w:pitch w:val="default"/>
    <w:sig w:usb0="800002BF" w:usb1="38CF7CFA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panose1 w:val="02010600030101010101"/>
    <w:charset w:val="86" w:characterSet="ISO-8859-1"/>
    <w:family w:val="auto"/>
    <w:pitch w:val="default"/>
    <w:sig w:usb0="00000203" w:usb1="288F0000" w:usb2="00000006" w:usb3="00000000" w:csb0="00040001" w:csb1="00000000"/>
  </w:font>
</w:fonts>
</file>

<file path=word/footnotes.xml><?xml version="1.0" encoding="utf-8"?>
<w:footnotes xmlns:w="http://schemas.openxmlformats.org/wordprocessingml/2006/main" xmlns:w14="http://schemas.microsoft.com/office/word/2010/wordml" xmlns:mc="http://schemas.openxmlformats.org/markup-compatibility/2006" mc:Ignorable="w14">
  <w:footnote w:type="continuationSeparator" w:id="0">
    <w:p w14:paraId="4CE3E79E">
      <w:pPr>
        <w:spacing w:before="0" w:after="0" w:line="360" w:lineRule="auto"/>
      </w:pPr>
      <w:r>
        <w:continuationSeparator/>
      </w:r>
    </w:p>
  </w:footnote>
  <w:footnote w:type="separator" w:id="1">
    <w:p w14:paraId="33CB379C">
      <w:pPr>
        <w:spacing w:before="0" w:after="0" w:line="360" w:lineRule="auto"/>
      </w:pPr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0">
    <w:nsid w:val="FFFFFF83"/>
    <w:multiLevelType w:val="singleLevel"/>
    <w:tmpl w:val="FFFFFF83"/>
    <w:lvl w:ilvl="0" w:tentative="0">
      <w:start w:val="1"/>
      <w:numFmt w:val="bullet"/>
      <w:pStyle w:val="000009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00000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89"/>
    <w:multiLevelType w:val="singleLevel"/>
    <w:tmpl w:val="FFFFFF89"/>
    <w:lvl w:ilvl="0" w:tentative="0">
      <w:start w:val="1"/>
      <w:numFmt w:val="bullet"/>
      <w:pStyle w:val="00000d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3">
    <w:nsid w:val="FFFFFF88"/>
    <w:multiLevelType w:val="singleLevel"/>
    <w:tmpl w:val="FFFFFF88"/>
    <w:lvl w:ilvl="0" w:tentative="0">
      <w:start w:val="1"/>
      <w:numFmt w:val="decimal"/>
      <w:pStyle w:val="00000b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4">
    <w:nsid w:val="FFFFFF82"/>
    <w:multiLevelType w:val="singleLevel"/>
    <w:tmpl w:val="FFFFFF82"/>
    <w:lvl w:ilvl="0" w:tentative="0">
      <w:start w:val="1"/>
      <w:numFmt w:val="bullet"/>
      <w:pStyle w:val="00000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FFFFFF7F"/>
    <w:multiLevelType w:val="singleLevel"/>
    <w:tmpl w:val="FFFFFF7F"/>
    <w:lvl w:ilvl="0" w:tentative="0">
      <w:start w:val="1"/>
      <w:numFmt w:val="decimal"/>
      <w:pStyle w:val="000005"/>
      <w:lvlText w:val="%1."/>
      <w:lvlJc w:val="left"/>
      <w:pPr>
        <w:tabs>
          <w:tab w:val="left" w:pos="720"/>
        </w:tabs>
        <w:ind w:left="720" w:hanging="360"/>
      </w:pPr>
    </w:lvl>
  </w:abstractNum>
  <w:num w:numId="1">
    <w:abstractNumId w:val="0"/>
  </w:num>
  <w:num w:numId="4">
    <w:abstractNumId w:val="2"/>
  </w:num>
  <w:num w:numId="6">
    <w:abstractNumId w:val="5"/>
  </w:num>
  <w:num w:numId="2">
    <w:abstractNumId w:val="1"/>
  </w:num>
  <w:num w:numId="3">
    <w:abstractNumId w:val="4"/>
  </w:num>
  <w:num w:numId="5">
    <w:abstractNumId w:val="3"/>
  </w:num>
</w:numbering>
</file>

<file path=word/settings.xml><?xml version="1.0" encoding="utf-8"?>
<w:settings xmlns:w="http://schemas.openxmlformats.org/wordprocessingml/2006/main">
  <w:zoom w:val="bestFit" w:percent="100"/>
  <w:trackRevisions w:val="1"/>
  <w:documentProtection w:enforcement="0"/>
  <w:defaultTabStop w:val="420"/>
  <w:characterSpacingControl w:val="doNotCompress"/>
  <w:footnotePr>
    <w:footnote w:id="0"/>
    <w:footnote w:id="1"/>
  </w:footnotePr>
  <w:endnotePr>
    <w:endnote w:id="0"/>
    <w:endnote w:id="1"/>
  </w:endnotePr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compatibilityMode" w:uri="http://schemas.microsoft.com/office/word" w:val="14"/>
    <w:compatSetting w:name="enableOpenTypeFeatures" w:uri="http://schemas.microsoft.com/office/word" w:val="1"/>
    <w:compatSetting w:name="doNotFlipMirrorIndents" w:uri="http://schemas.microsoft.com/office/word" w:val="1"/>
    <w:compatSetting w:name="overrideTableStyleFontSizeAndJustific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5D28CD"/>
    <w:rsid w:val="04863392"/>
    <w:rsid w:val="24CF3A9D"/>
    <w:rsid w:val="26FF2ED2"/>
    <w:rsid w:val="30195EF5"/>
    <w:rsid w:val="3BD8642A"/>
    <w:rsid w:val="3FAB278B"/>
    <w:rsid w:val="4C853DFE"/>
    <w:rsid w:val="4D5A1E72"/>
    <w:rsid w:val="4DCD4433"/>
    <w:rsid w:val="4E111A41"/>
    <w:rsid w:val="5798165D"/>
    <w:rsid w:val="74786897"/>
    <w:rsid w:val="757E664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Signature" w:uiPriority="99"/>
    <w:lsdException w:name="Medium Shading 1 Accent 5" w:uiPriority="63" w:semiHidden="0" w:unhideWhenUsed="0" w:qFormat="1"/>
    <w:lsdException w:name="Colorful List Accent 3" w:uiPriority="72" w:semiHidden="0" w:unhideWhenUsed="0" w:qFormat="1"/>
    <w:lsdException w:name="List Bullet 3" w:uiPriority="99" w:semiHidden="0" w:qFormat="1"/>
    <w:lsdException w:name="List Number 4" w:uiPriority="99"/>
    <w:lsdException w:name="toc 8" w:uiPriority="39"/>
    <w:lsdException w:name="Medium Shading 2 Accent 2" w:uiPriority="64" w:semiHidden="0" w:unhideWhenUsed="0" w:qFormat="1"/>
    <w:lsdException w:name="Table Grid 1" w:uiPriority="99"/>
    <w:lsdException w:name="Table Grid 4" w:uiPriority="99"/>
    <w:lsdException w:name="Colorful Grid Accent 2" w:uiPriority="73" w:semiHidden="0" w:unhideWhenUsed="0" w:qFormat="1"/>
    <w:lsdException w:name="envelope return" w:uiPriority="99"/>
    <w:lsdException w:name="Table Colorful 3" w:uiPriority="99"/>
    <w:lsdException w:name="Medium Grid 1 Accent 6" w:uiPriority="67" w:semiHidden="0" w:unhideWhenUsed="0" w:qFormat="1"/>
    <w:lsdException w:name="Light Grid Accent 1" w:uiPriority="62" w:semiHidden="0" w:unhideWhenUsed="0" w:qFormat="1"/>
    <w:lsdException w:name="Medium Grid 2 Accent 5" w:uiPriority="68" w:semiHidden="0" w:unhideWhenUsed="0" w:qFormat="1"/>
    <w:lsdException w:name="Intense Quote" w:uiPriority="30" w:semiHidden="0" w:unhideWhenUsed="0" w:qFormat="1"/>
    <w:lsdException w:name="Medium List 1 Accent 2" w:uiPriority="65" w:semiHidden="0" w:unhideWhenUsed="0" w:qFormat="1"/>
    <w:lsdException w:name="Medium List 1 Accent 5" w:uiPriority="65" w:semiHidden="0" w:unhideWhenUsed="0" w:qFormat="1"/>
    <w:lsdException w:name="Colorful Grid" w:uiPriority="73" w:semiHidden="0" w:unhideWhenUsed="0" w:qFormat="1"/>
    <w:lsdException w:name="Medium Shading 1" w:uiPriority="63" w:semiHidden="0" w:unhideWhenUsed="0"/>
    <w:lsdException w:name="Block Text" w:uiPriority="99"/>
    <w:lsdException w:name="List Continue" w:uiPriority="99" w:semiHidden="0" w:qFormat="1"/>
    <w:lsdException w:name="Medium Grid 1" w:uiPriority="67" w:semiHidden="0" w:unhideWhenUsed="0" w:qFormat="1"/>
    <w:lsdException w:name="heading 9" w:uiPriority="9" w:qFormat="1"/>
    <w:lsdException w:name="heading 4" w:uiPriority="9" w:qFormat="1"/>
    <w:lsdException w:name="Title" w:uiPriority="10" w:semiHidden="0" w:unhideWhenUsed="0" w:qFormat="1"/>
    <w:lsdException w:name="List 3" w:uiPriority="99" w:semiHidden="0" w:qFormat="1"/>
    <w:lsdException w:name="Table List 5" w:uiPriority="99"/>
    <w:lsdException w:name="Table List 2" w:uiPriority="99"/>
    <w:lsdException w:name="annotation text" w:uiPriority="99"/>
    <w:lsdException w:name="Body Text 2" w:uiPriority="99" w:semiHidden="0" w:qFormat="1"/>
    <w:lsdException w:name="List 4" w:uiPriority="99"/>
    <w:lsdException w:name="Medium List 2" w:uiPriority="66" w:semiHidden="0" w:unhideWhenUsed="0" w:qFormat="1"/>
    <w:lsdException w:name="List Continue 4" w:uiPriority="99"/>
    <w:lsdException w:name="page number" w:uiPriority="99"/>
    <w:lsdException w:name="Salutation" w:uiPriority="99"/>
    <w:lsdException w:name="Colorful Shading Accent 1" w:uiPriority="71" w:semiHidden="0" w:unhideWhenUsed="0" w:qFormat="1"/>
    <w:lsdException w:name="Colorful Shading Accent 4" w:uiPriority="71" w:semiHidden="0" w:unhideWhenUsed="0" w:qFormat="1"/>
    <w:lsdException w:name="Dark List Accent 4" w:uiPriority="70" w:semiHidden="0" w:unhideWhenUsed="0" w:qFormat="1"/>
    <w:lsdException w:name="Table Columns 1" w:uiPriority="99"/>
    <w:lsdException w:name="Dark List Accent 6" w:uiPriority="70" w:semiHidden="0" w:unhideWhenUsed="0" w:qFormat="1"/>
    <w:lsdException w:name="HTML Keyboard" w:uiPriority="99"/>
    <w:lsdException w:name="Hyperlink" w:uiPriority="99"/>
    <w:lsdException w:name="Colorful List Accent 5" w:uiPriority="72" w:semiHidden="0" w:unhideWhenUsed="0" w:qFormat="1"/>
    <w:lsdException w:name="Colorful Grid Accent 6" w:uiPriority="73" w:semiHidden="0" w:unhideWhenUsed="0" w:qFormat="1"/>
    <w:lsdException w:name="Table Grid 6" w:uiPriority="99"/>
    <w:lsdException w:name="Body Text" w:uiPriority="99" w:semiHidden="0" w:qFormat="1"/>
    <w:lsdException w:name="HTML Typewriter" w:uiPriority="99"/>
    <w:lsdException w:name="Dark List" w:uiPriority="70" w:semiHidden="0" w:unhideWhenUsed="0" w:qFormat="1"/>
    <w:lsdException w:name="index heading" w:uiPriority="99"/>
    <w:lsdException w:name="Normal Indent" w:uiPriority="99"/>
    <w:lsdException w:name="Medium List 2 Accent 3" w:uiPriority="66" w:semiHidden="0" w:unhideWhenUsed="0" w:qFormat="1"/>
    <w:lsdException w:name="footnote text" w:uiPriority="99"/>
    <w:lsdException w:name="Table Elegant" w:uiPriority="99"/>
    <w:lsdException w:name="FollowedHyperlink" w:uiPriority="99"/>
    <w:lsdException w:name="Table List 7" w:uiPriority="99"/>
    <w:lsdException w:name="Light Shading Accent 1" w:uiPriority="60" w:semiHidden="0" w:unhideWhenUsed="0" w:qFormat="1"/>
    <w:lsdException w:name="List Continue 5" w:uiPriority="99"/>
    <w:lsdException w:name="Medium List 1" w:uiPriority="65" w:semiHidden="0" w:unhideWhenUsed="0" w:qFormat="1"/>
    <w:lsdException w:name="List Continue 3" w:uiPriority="99" w:semiHidden="0" w:qFormat="1"/>
    <w:lsdException w:name="Colorful List Accent 2" w:uiPriority="72" w:semiHidden="0" w:unhideWhenUsed="0" w:qFormat="1"/>
    <w:lsdException w:name="List Bullet" w:uiPriority="99" w:semiHidden="0" w:qFormat="1"/>
    <w:lsdException w:name="Colorful Shading Accent 6" w:uiPriority="71" w:semiHidden="0" w:unhideWhenUsed="0" w:qFormat="1"/>
    <w:lsdException w:name="Medium Shading 1 Accent 4" w:uiPriority="63" w:semiHidden="0" w:unhideWhenUsed="0" w:qFormat="1"/>
    <w:lsdException w:name="Medium Shading 1 Accent 3" w:uiPriority="63" w:semiHidden="0" w:unhideWhenUsed="0" w:qFormat="1"/>
    <w:lsdException w:name="toc 7" w:uiPriority="39"/>
    <w:lsdException w:name="toc 2" w:uiPriority="39"/>
    <w:lsdException w:name="header" w:uiPriority="99" w:semiHidden="0"/>
    <w:lsdException w:name="Quote" w:uiPriority="29" w:semiHidden="0" w:unhideWhenUsed="0" w:qFormat="1"/>
    <w:lsdException w:name="Medium Shading 2 Accent 3" w:uiPriority="64" w:semiHidden="0" w:unhideWhenUsed="0" w:qFormat="1"/>
    <w:lsdException w:name="Table Colorful 2" w:uiPriority="99"/>
    <w:lsdException w:name="index 7" w:uiPriority="99"/>
    <w:lsdException w:name="index 2" w:uiPriority="99"/>
    <w:lsdException w:name="Balloon Text" w:uiPriority="99"/>
    <w:lsdException w:name="Table List 1" w:uiPriority="99"/>
    <w:lsdException w:name="Table List 4" w:uiPriority="99"/>
    <w:lsdException w:name="heading 3" w:uiPriority="9" w:semiHidden="0" w:qFormat="1"/>
    <w:lsdException w:name="Table Simple 3" w:uiPriority="99"/>
    <w:lsdException w:name="Message Header" w:uiPriority="99"/>
    <w:lsdException w:name="HTML Code" w:uiPriority="99"/>
    <w:lsdException w:name="table of figures" w:uiPriority="99"/>
    <w:lsdException w:name="endnote text" w:uiPriority="99"/>
    <w:lsdException w:name="Colorful List Accent 6" w:uiPriority="72" w:semiHidden="0" w:unhideWhenUsed="0" w:qFormat="1"/>
    <w:lsdException w:name="Medium Grid 3 Accent 6" w:uiPriority="69" w:semiHidden="0" w:unhideWhenUsed="0" w:qFormat="1"/>
    <w:lsdException w:name="No Spacing" w:uiPriority="1" w:semiHidden="0" w:unhideWhenUsed="0" w:qFormat="1"/>
    <w:lsdException w:name="Colorful List Accent 4" w:uiPriority="72" w:semiHidden="0" w:unhideWhenUsed="0" w:qFormat="1"/>
    <w:lsdException w:name="Medium Grid 2 Accent 6" w:uiPriority="68" w:semiHidden="0" w:unhideWhenUsed="0" w:qFormat="1"/>
    <w:lsdException w:name="toc 4" w:uiPriority="39"/>
    <w:lsdException w:name="Colorful Grid Accent 5" w:uiPriority="73" w:semiHidden="0" w:unhideWhenUsed="0" w:qFormat="1"/>
    <w:lsdException w:name="Table Grid 5" w:uiPriority="99"/>
    <w:lsdException w:name="Body Text Indent 3" w:uiPriority="99"/>
    <w:lsdException w:name="Light Grid Accent 2" w:uiPriority="62" w:semiHidden="0" w:unhideWhenUsed="0" w:qFormat="1"/>
    <w:lsdException w:name="Light Grid Accent 5" w:uiPriority="62" w:semiHidden="0" w:unhideWhenUsed="0" w:qFormat="1"/>
    <w:lsdException w:name="Closing" w:uiPriority="99"/>
    <w:lsdException w:name="Medium Shading 2 Accent 6" w:uiPriority="64" w:semiHidden="0" w:unhideWhenUsed="0" w:qFormat="1"/>
    <w:lsdException w:name="Medium Shading 2 Accent 1" w:uiPriority="64" w:semiHidden="0" w:unhideWhenUsed="0" w:qFormat="1"/>
    <w:lsdException w:name="List Number" w:uiPriority="99" w:semiHidden="0" w:qFormat="1"/>
    <w:lsdException w:name="Table Simple 1" w:uiPriority="99"/>
    <w:lsdException w:name="Body Text Indent" w:uiPriority="99"/>
    <w:lsdException w:name="Medium List 1 Accent 1" w:uiPriority="65" w:semiHidden="0" w:unhideWhenUsed="0" w:qFormat="1"/>
    <w:lsdException w:name="Table List 6" w:uiPriority="99"/>
    <w:lsdException w:name="List Continue 2" w:uiPriority="99" w:semiHidden="0" w:qFormat="1"/>
    <w:lsdException w:name="Light Shading Accent 3" w:uiPriority="60" w:semiHidden="0" w:unhideWhenUsed="0" w:qFormat="1"/>
    <w:lsdException w:name="Table Web 2" w:uiPriority="99"/>
    <w:lsdException w:name="Table Subtle 1" w:uiPriority="99"/>
    <w:lsdException w:name="Medium Grid 1 Accent 5" w:uiPriority="67" w:semiHidden="0" w:unhideWhenUsed="0" w:qFormat="1"/>
    <w:lsdException w:name="Medium Grid 2 Accent 2" w:uiPriority="68" w:semiHidden="0" w:unhideWhenUsed="0" w:qFormat="1"/>
    <w:lsdException w:name="Medium Shading 1 Accent 2" w:uiPriority="63" w:semiHidden="0" w:unhideWhenUsed="0" w:qFormat="1"/>
    <w:lsdException w:name="Plain Text" w:uiPriority="99"/>
    <w:lsdException w:name="Dark List Accent 5" w:uiPriority="70" w:semiHidden="0" w:unhideWhenUsed="0" w:qFormat="1"/>
    <w:lsdException w:name="Medium Shading 2 Accent 4" w:uiPriority="64" w:semiHidden="0" w:unhideWhenUsed="0" w:qFormat="1"/>
    <w:lsdException w:name="toc 6" w:uiPriority="39"/>
    <w:lsdException w:name="toc 1" w:uiPriority="39"/>
    <w:lsdException w:name="index 5" w:uiPriority="99"/>
    <w:lsdException w:name="Subtitle" w:uiPriority="11" w:semiHidden="0" w:unhideWhenUsed="0" w:qFormat="1"/>
    <w:lsdException w:name="Document Map" w:uiPriority="99"/>
    <w:lsdException w:name="heading 2" w:uiPriority="9" w:semiHidden="0" w:qFormat="1"/>
    <w:lsdException w:name="heading 5" w:uiPriority="9" w:qFormat="1"/>
    <w:lsdException w:name="Table Simple 2" w:uiPriority="99"/>
    <w:lsdException w:name="Note Heading" w:uiPriority="99"/>
    <w:lsdException w:name="Table Classic 4" w:uiPriority="99"/>
    <w:lsdException w:name="Table 3D effects 3" w:uiPriority="99"/>
    <w:lsdException w:name="Medium Grid 3 Accent 1" w:uiPriority="69" w:semiHidden="0" w:unhideWhenUsed="0" w:qFormat="1"/>
    <w:lsdException w:name="Light Shading Accent 5" w:uiPriority="60" w:semiHidden="0" w:unhideWhenUsed="0" w:qFormat="1"/>
    <w:lsdException w:name="Medium Shading 1 Accent 6" w:uiPriority="63" w:semiHidden="0" w:unhideWhenUsed="0" w:qFormat="1"/>
    <w:lsdException w:name="List Bullet 4" w:uiPriority="99"/>
    <w:lsdException w:name="Light Grid Accent 3" w:uiPriority="62" w:semiHidden="0" w:unhideWhenUsed="0"/>
    <w:lsdException w:name="Medium Grid 1 Accent 2" w:uiPriority="67" w:semiHidden="0" w:unhideWhenUsed="0"/>
    <w:lsdException w:name="Colorful Grid Accent 4" w:uiPriority="73" w:semiHidden="0" w:unhideWhenUsed="0" w:qFormat="1"/>
    <w:lsdException w:name="Table Colorful 1" w:uiPriority="99"/>
    <w:lsdException w:name="Light Grid Accent 4" w:uiPriority="62" w:semiHidden="0" w:unhideWhenUsed="0" w:qFormat="1"/>
    <w:lsdException w:name="toc 3" w:uiPriority="39"/>
    <w:lsdException w:name="footer" w:uiPriority="99" w:semiHidden="0" w:qFormat="1"/>
    <w:lsdException w:name="index 1" w:uiPriority="99"/>
    <w:lsdException w:name="line number" w:uiPriority="99"/>
    <w:lsdException w:name="envelope address" w:uiPriority="99"/>
    <w:lsdException w:name="Normal Table" w:uiPriority="99" w:qFormat="1"/>
    <w:lsdException w:name="Table Web 3" w:uiPriority="99"/>
    <w:lsdException w:name="Normal" w:uiPriority="0" w:semiHidden="0" w:unhideWhenUsed="0" w:qFormat="1"/>
    <w:lsdException w:name="Light Shading Accent 2" w:uiPriority="60" w:semiHidden="0" w:unhideWhenUsed="0" w:qFormat="1"/>
    <w:lsdException w:name="toa heading" w:uiPriority="99"/>
    <w:lsdException w:name="Table Web 1" w:uiPriority="99"/>
    <w:lsdException w:name="Table Subtle 2" w:uiPriority="99"/>
    <w:lsdException w:name="Medium Grid 3 Accent 5" w:uiPriority="69" w:semiHidden="0" w:unhideWhenUsed="0" w:qFormat="1"/>
    <w:lsdException w:name="Table Columns 4" w:uiPriority="99"/>
    <w:lsdException w:name="Medium Grid 2 Accent 3" w:uiPriority="68" w:semiHidden="0" w:unhideWhenUsed="0" w:qFormat="1"/>
    <w:lsdException w:name="Table 3D effects 1" w:uiPriority="99"/>
    <w:lsdException w:name="Table Classic 2" w:uiPriority="99"/>
    <w:lsdException w:name="footnote reference" w:uiPriority="99"/>
    <w:lsdException w:name="Light List Accent 6" w:uiPriority="61" w:semiHidden="0" w:unhideWhenUsed="0" w:qFormat="1"/>
    <w:lsdException w:name="Dark List Accent 3" w:uiPriority="70" w:semiHidden="0" w:unhideWhenUsed="0"/>
    <w:lsdException w:name="Table Columns 3" w:uiPriority="99"/>
    <w:lsdException w:name="List Bullet 2" w:uiPriority="99" w:semiHidden="0" w:qFormat="1"/>
    <w:lsdException w:name="annotation reference" w:uiPriority="99"/>
    <w:lsdException w:name="index 4" w:uiPriority="99"/>
    <w:lsdException w:name="table of authorities" w:uiPriority="99"/>
    <w:lsdException w:name="E-mail Signature" w:uiPriority="99"/>
    <w:lsdException w:name="Colorful Grid Accent 1" w:uiPriority="73" w:semiHidden="0" w:unhideWhenUsed="0" w:qFormat="1"/>
    <w:lsdException w:name="Table Grid 8" w:uiPriority="99"/>
    <w:lsdException w:name="Table Grid 3" w:uiPriority="99"/>
    <w:lsdException w:name="annotation subject" w:uiPriority="99"/>
    <w:lsdException w:name="Medium Shading 2" w:uiPriority="64" w:semiHidden="0" w:unhideWhenUsed="0" w:qFormat="1"/>
    <w:lsdException w:name="Medium List 2 Accent 4" w:uiPriority="66" w:semiHidden="0" w:unhideWhenUsed="0" w:qFormat="1"/>
    <w:lsdException w:name="Light List Accent 5" w:uiPriority="61" w:semiHidden="0" w:unhideWhenUsed="0" w:qFormat="1"/>
    <w:lsdException w:name="Medium List 2 Accent 1" w:uiPriority="66" w:semiHidden="0" w:unhideWhenUsed="0" w:qFormat="1"/>
    <w:lsdException w:name="Default Paragraph Font" w:uiPriority="1" w:qFormat="1"/>
    <w:lsdException w:name="Body Text 3" w:uiPriority="99" w:semiHidden="0" w:qFormat="1"/>
    <w:lsdException w:name="Body Text Indent 2" w:uiPriority="99"/>
    <w:lsdException w:name="HTML Acronym" w:uiPriority="99"/>
    <w:lsdException w:name="Light Shading Accent 6" w:uiPriority="60" w:semiHidden="0" w:unhideWhenUsed="0" w:qFormat="1"/>
    <w:lsdException w:name="HTML Address" w:uiPriority="99"/>
    <w:lsdException w:name="Emphasis" w:uiPriority="20" w:semiHidden="0" w:unhideWhenUsed="0" w:qFormat="1"/>
    <w:lsdException w:name="Light Shading Accent 4" w:uiPriority="60" w:semiHidden="0" w:unhideWhenUsed="0"/>
    <w:lsdException w:name="Medium Grid 1 Accent 3" w:uiPriority="67" w:semiHidden="0" w:unhideWhenUsed="0" w:qFormat="1"/>
    <w:lsdException w:name="Medium Shading 1 Accent 1" w:uiPriority="63" w:semiHidden="0" w:unhideWhenUsed="0" w:qFormat="1"/>
    <w:lsdException w:name="Light List Accent 2" w:uiPriority="61" w:semiHidden="0" w:unhideWhenUsed="0" w:qFormat="1"/>
    <w:lsdException w:name="Colorful Shading Accent 3" w:uiPriority="71" w:semiHidden="0" w:unhideWhenUsed="0" w:qFormat="1"/>
    <w:lsdException w:name="Medium Grid 1 Accent 1" w:uiPriority="67" w:semiHidden="0" w:unhideWhenUsed="0" w:qFormat="1"/>
    <w:lsdException w:name="Medium Grid 2 Accent 4" w:uiPriority="68" w:semiHidden="0" w:unhideWhenUsed="0" w:qFormat="1"/>
    <w:lsdException w:name="List Number 5" w:uiPriority="99"/>
    <w:lsdException w:name="caption" w:uiPriority="35" w:qFormat="1"/>
    <w:lsdException w:name="Table Contemporary" w:uiPriority="99"/>
    <w:lsdException w:name="Strong" w:uiPriority="22" w:semiHidden="0" w:unhideWhenUsed="0" w:qFormat="1"/>
    <w:lsdException w:name="List Number 3" w:uiPriority="99" w:semiHidden="0" w:qFormat="1"/>
    <w:lsdException w:name="Light Grid Accent 6" w:uiPriority="62" w:semiHidden="0" w:unhideWhenUsed="0" w:qFormat="1"/>
    <w:lsdException w:name="Medium Shading 2 Accent 5" w:uiPriority="64" w:semiHidden="0" w:unhideWhenUsed="0" w:qFormat="1"/>
    <w:lsdException w:name="toc 5" w:uiPriority="39"/>
    <w:lsdException w:name="Light Grid" w:uiPriority="62" w:semiHidden="0" w:unhideWhenUsed="0"/>
    <w:lsdException w:name="index 9" w:uiPriority="99"/>
    <w:lsdException w:name="List Paragraph" w:uiPriority="34" w:semiHidden="0" w:unhideWhenUsed="0" w:qFormat="1"/>
    <w:lsdException w:name="heading 8" w:uiPriority="9" w:qFormat="1"/>
    <w:lsdException w:name="heading 6" w:uiPriority="9" w:qFormat="1"/>
    <w:lsdException w:name="heading 1" w:uiPriority="9" w:semiHidden="0" w:unhideWhenUsed="0" w:qFormat="1"/>
    <w:lsdException w:name="HTML Cite" w:uiPriority="99"/>
    <w:lsdException w:name="Table Professional" w:uiPriority="99"/>
    <w:lsdException w:name="Table Classic 3" w:uiPriority="99"/>
    <w:lsdException w:name="Table Columns 5" w:uiPriority="99"/>
    <w:lsdException w:name="Table Columns 2" w:uiPriority="99"/>
    <w:lsdException w:name="Medium Grid 3 Accent 4" w:uiPriority="69" w:semiHidden="0" w:unhideWhenUsed="0" w:qFormat="1"/>
    <w:lsdException w:name="Table 3D effects 2" w:uiPriority="99"/>
    <w:lsdException w:name="Medium Grid 3 Accent 3" w:uiPriority="69" w:semiHidden="0" w:unhideWhenUsed="0" w:qFormat="1"/>
    <w:lsdException w:name="Medium Grid 2" w:uiPriority="68" w:semiHidden="0" w:unhideWhenUsed="0"/>
    <w:lsdException w:name="Dark List Accent 2" w:uiPriority="70" w:semiHidden="0" w:unhideWhenUsed="0" w:qFormat="1"/>
    <w:lsdException w:name="Colorful List Accent 1" w:uiPriority="72" w:semiHidden="0" w:unhideWhenUsed="0" w:qFormat="1"/>
    <w:lsdException w:name="List Bullet 5" w:uiPriority="99"/>
    <w:lsdException w:name="Dark List Accent 1" w:uiPriority="70" w:semiHidden="0" w:unhideWhenUsed="0" w:qFormat="1"/>
    <w:lsdException w:name="Table Grid" w:uiPriority="59" w:semiHidden="0" w:unhideWhenUsed="0" w:qFormat="1"/>
    <w:lsdException w:name="Table Grid 2" w:uiPriority="99"/>
    <w:lsdException w:name="toc 9" w:uiPriority="39"/>
    <w:lsdException w:name="Body Text First Indent 2" w:uiPriority="99"/>
    <w:lsdException w:name="Body Text First Indent" w:uiPriority="99"/>
    <w:lsdException w:name="Colorful Grid Accent 3" w:uiPriority="73" w:semiHidden="0" w:unhideWhenUsed="0" w:qFormat="1"/>
    <w:lsdException w:name="Medium List 1 Accent 6" w:uiPriority="65" w:semiHidden="0" w:unhideWhenUsed="0" w:qFormat="1"/>
    <w:lsdException w:name="Medium List 1 Accent 3" w:uiPriority="65" w:semiHidden="0" w:unhideWhenUsed="0" w:qFormat="1"/>
    <w:lsdException w:name="Colorful Shading" w:uiPriority="71" w:semiHidden="0" w:unhideWhenUsed="0" w:qFormat="1"/>
    <w:lsdException w:name="Table List 8" w:uiPriority="99"/>
    <w:lsdException w:name="Light List Accent 4" w:uiPriority="61" w:semiHidden="0" w:unhideWhenUsed="0" w:qFormat="1"/>
    <w:lsdException w:name="Table List 3" w:uiPriority="99"/>
    <w:lsdException w:name="Medium List 2 Accent 6" w:uiPriority="66" w:semiHidden="0" w:unhideWhenUsed="0" w:qFormat="1"/>
    <w:lsdException w:name="Medium List 1 Accent 4" w:uiPriority="65" w:semiHidden="0" w:unhideWhenUsed="0" w:qFormat="1"/>
    <w:lsdException w:name="macro" w:uiPriority="99" w:semiHidden="0" w:qFormat="1"/>
    <w:lsdException w:name="List 2" w:uiPriority="99" w:semiHidden="0" w:qFormat="1"/>
    <w:lsdException w:name="List 5" w:uiPriority="99"/>
    <w:lsdException w:name="Table Classic 1" w:uiPriority="99"/>
    <w:lsdException w:name="Medium Grid 2 Accent 1" w:uiPriority="68" w:semiHidden="0" w:unhideWhenUsed="0"/>
    <w:lsdException w:name="Light List Accent 1" w:uiPriority="61" w:semiHidden="0" w:unhideWhenUsed="0" w:qFormat="1"/>
    <w:lsdException w:name="Colorful Shading Accent 5" w:uiPriority="71" w:semiHidden="0" w:unhideWhenUsed="0"/>
    <w:lsdException w:name="Colorful Shading Accent 2" w:uiPriority="71" w:semiHidden="0" w:unhideWhenUsed="0" w:qFormat="1"/>
    <w:lsdException w:name="HTML Variable" w:uiPriority="99"/>
    <w:lsdException w:name="HTML Sample" w:uiPriority="99"/>
    <w:lsdException w:name="Light Shading" w:uiPriority="60" w:semiHidden="0" w:unhideWhenUsed="0" w:qFormat="1"/>
    <w:lsdException w:name="List Number 2" w:uiPriority="99" w:semiHidden="0" w:qFormat="1"/>
    <w:lsdException w:name="List" w:uiPriority="99" w:semiHidden="0" w:qFormat="1"/>
    <w:lsdException w:name="Table Theme" w:uiPriority="99"/>
    <w:lsdException w:name="index 3" w:uiPriority="99"/>
    <w:lsdException w:name="index 6" w:uiPriority="99"/>
    <w:lsdException w:name="index 8" w:uiPriority="99"/>
    <w:lsdException w:name="heading 7" w:uiPriority="9" w:qFormat="1"/>
    <w:lsdException w:name="Table Grid 7" w:uiPriority="99"/>
    <w:lsdException w:name="Date" w:uiPriority="99"/>
    <w:lsdException w:name="Medium List 2 Accent 2" w:uiPriority="66" w:semiHidden="0" w:unhideWhenUsed="0" w:qFormat="1"/>
    <w:lsdException w:name="Colorful List" w:uiPriority="72" w:semiHidden="0" w:unhideWhenUsed="0" w:qFormat="1"/>
    <w:lsdException w:name="Medium List 2 Accent 5" w:uiPriority="66" w:semiHidden="0" w:unhideWhenUsed="0"/>
    <w:lsdException w:name="Light List" w:uiPriority="61" w:semiHidden="0" w:unhideWhenUsed="0" w:qFormat="1"/>
    <w:lsdException w:name="Medium Grid 3 Accent 2" w:uiPriority="69" w:semiHidden="0" w:unhideWhenUsed="0" w:qFormat="1"/>
    <w:lsdException w:name="endnote reference" w:uiPriority="99"/>
    <w:lsdException w:name="Medium Grid 3" w:uiPriority="69" w:semiHidden="0" w:unhideWhenUsed="0" w:qFormat="1"/>
    <w:lsdException w:name="HTML Preformatted" w:uiPriority="99"/>
    <w:lsdException w:name="HTML Definition" w:uiPriority="99"/>
    <w:lsdException w:name="Normal (Web)" w:uiPriority="99"/>
    <w:lsdException w:name="Medium Grid 1 Accent 4" w:uiPriority="67" w:semiHidden="0" w:unhideWhenUsed="0" w:qFormat="1"/>
    <w:lsdException w:name="Light List Accent 3" w:uiPriority="61" w:semiHidden="0" w:unhideWhenUsed="0" w:qFormat="1"/>
  </w:latentStyles>
  <w:style w:type="table" w:styleId="000070">
    <w:name w:val="Medium List 1 Accent 6"/>
    <w:basedOn w:val="00002e"/>
    <w:uiPriority w:val="65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FDE5D1" w:themeFill="accent6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</w:style>
  <w:style w:type="table" w:styleId="000089">
    <w:name w:val="Medium Grid 3 Accent 3"/>
    <w:basedOn w:val="00002e"/>
    <w:uiPriority w:val="69"/>
    <w:qFormat w:val="1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table" w:styleId="00008b">
    <w:name w:val="Medium Grid 3 Accent 5"/>
    <w:basedOn w:val="00002e"/>
    <w:uiPriority w:val="69"/>
    <w:qFormat w:val="1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</w:style>
  <w:style w:type="table" w:styleId="00008e">
    <w:name w:val="Dark List Accent 1"/>
    <w:basedOn w:val="00002e"/>
    <w:uiPriority w:val="70"/>
    <w:qFormat w:val="1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</w:style>
  <w:style w:type="paragraph" w:styleId="000025">
    <w:name w:val="heading 6"/>
    <w:basedOn w:val="00001a"/>
    <w:next w:val="00001a"/>
    <w:link w:val="000026"/>
    <w:uiPriority w:val="9"/>
    <w:semiHidden w:val="1"/>
    <w:unhideWhenUsed w:val="1"/>
    <w:qFormat w:val="1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54061" w:themeColor="accent1" w:themeShade="80"/>
    </w:rPr>
  </w:style>
  <w:style w:type="character" w:styleId="000020" w:customStyle="1">
    <w:name w:val="Heading 3 Char"/>
    <w:basedOn w:val="00002d"/>
    <w:link w:val="00001f"/>
    <w:uiPriority w:val="9"/>
    <w:qFormat w:val="1"/>
    <w:rPr>
      <w:rFonts w:asciiTheme="majorHAnsi" w:hAnsiTheme="majorHAnsi" w:eastAsiaTheme="majorEastAsia" w:cstheme="majorBidi"/>
      <w:b w:val="1"/>
      <w:bCs w:val="1"/>
      <w:color w:val="4F81BD" w:themeColor="accent1"/>
      <w14:textFill>
        <w14:solidFill>
          <w14:schemeClr w14:val="accent1"/>
        </w14:solidFill>
      </w14:textFill>
    </w:rPr>
  </w:style>
  <w:style w:type="paragraph" w:styleId="000029">
    <w:name w:val="heading 8"/>
    <w:basedOn w:val="00001a"/>
    <w:next w:val="00001a"/>
    <w:link w:val="00002a"/>
    <w:uiPriority w:val="9"/>
    <w:semiHidden w:val="1"/>
    <w:unhideWhenUsed w:val="1"/>
    <w:qFormat w:val="1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table" w:styleId="000096">
    <w:name w:val="Colorful Shading Accent 2"/>
    <w:basedOn w:val="00002e"/>
    <w:uiPriority w:val="71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band1Horz">
      <w:tblPr/>
      <w:tcPr>
        <w:shd w:val="clear" w:color="auto" w:fill="DFA7A6" w:themeFill="accent2" w:themeFillTint="7F"/>
      </w:tcPr>
    </w:tblStylePr>
  </w:style>
  <w:style w:type="character" w:styleId="00001c" w:customStyle="1">
    <w:name w:val="Heading 1 Char"/>
    <w:basedOn w:val="00002d"/>
    <w:link w:val="00001b"/>
    <w:uiPriority w:val="9"/>
    <w:qFormat w:val="1"/>
    <w:rPr>
      <w:rFonts w:asciiTheme="majorHAnsi" w:hAnsiTheme="majorHAnsi" w:eastAsiaTheme="majorEastAsia" w:cstheme="majorBidi"/>
      <w:b w:val="1"/>
      <w:bCs w:val="1"/>
      <w:color w:val="376092" w:themeColor="accent1" w:themeShade="BF"/>
      <w:sz w:val="28"/>
      <w:szCs w:val="28"/>
    </w:rPr>
  </w:style>
  <w:style w:type="paragraph" w:styleId="000039">
    <w:name w:val="footer"/>
    <w:basedOn w:val="00001a"/>
    <w:link w:val="00003a"/>
    <w:uiPriority w:val="99"/>
    <w:unhideWhenUsed w:val="1"/>
    <w:qFormat w:val="1"/>
    <w:pPr>
      <w:tabs>
        <w:tab w:val="center" w:pos="4680"/>
        <w:tab w:val="right" w:pos="9360"/>
      </w:tabs>
      <w:spacing w:after="0" w:line="240" w:lineRule="auto"/>
    </w:pPr>
  </w:style>
  <w:style w:type="table" w:styleId="000048">
    <w:name w:val="Light Shading Accent 1"/>
    <w:basedOn w:val="00002e"/>
    <w:uiPriority w:val="60"/>
    <w:qFormat w:val="1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table" w:styleId="00005b">
    <w:name w:val="Light Grid Accent 6"/>
    <w:basedOn w:val="00002e"/>
    <w:uiPriority w:val="62"/>
    <w:qFormat w:val="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</w:style>
  <w:style w:type="table" w:styleId="00009a">
    <w:name w:val="Colorful Shading Accent 6"/>
    <w:basedOn w:val="00002e"/>
    <w:uiPriority w:val="71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Vert">
      <w:tblPr/>
      <w:tcPr>
        <w:shd w:val="clear" w:color="auto" w:fill="FBD4B4" w:themeFill="accent6" w:themeFillTint="66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band1Horz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</w:style>
  <w:style w:type="table" w:styleId="00009f">
    <w:name w:val="Colorful List Accent 4"/>
    <w:basedOn w:val="00002e"/>
    <w:uiPriority w:val="72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lastCol">
      <w:rPr>
        <w:b w:val="1"/>
        <w:bCs w:val="1"/>
      </w:rPr>
    </w:tblStylePr>
    <w:tblStylePr w:type="band1Horz">
      <w:tblPr/>
      <w:tcPr>
        <w:shd w:val="clear" w:color="auto" w:fill="E5DFEC" w:themeFill="accent4" w:themeFillTint="33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 w:val="1"/>
        <w:bCs w:val="1"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paragraph" w:styleId="000009">
    <w:name w:val="List Bullet 2"/>
    <w:basedOn w:val="00001a"/>
    <w:uiPriority w:val="99"/>
    <w:unhideWhenUsed w:val="1"/>
    <w:qFormat w:val="1"/>
    <w:pPr>
      <w:numPr>
        <w:ilvl w:val="0"/>
        <w:numId w:val="1"/>
      </w:numPr>
      <w:contextualSpacing w:val="1"/>
    </w:pPr>
  </w:style>
  <w:style w:type="paragraph" w:styleId="00002b">
    <w:name w:val="heading 9"/>
    <w:basedOn w:val="00001a"/>
    <w:next w:val="00001a"/>
    <w:link w:val="00002c"/>
    <w:uiPriority w:val="9"/>
    <w:semiHidden w:val="1"/>
    <w:unhideWhenUsed w:val="1"/>
    <w:qFormat w:val="1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0000ae" w:customStyle="1">
    <w:name w:val="Quote Char"/>
    <w:basedOn w:val="00002d"/>
    <w:link w:val="0000ad"/>
    <w:uiPriority w:val="29"/>
    <w:qFormat w:val="1"/>
    <w:rPr>
      <w:i w:val="1"/>
      <w:iCs w:val="1"/>
      <w:color w:val="000000" w:themeColor="text1"/>
      <w14:textFill>
        <w14:solidFill>
          <w14:schemeClr w14:val="tx1"/>
        </w14:solidFill>
      </w14:textFill>
    </w:rPr>
  </w:style>
  <w:style w:type="character" w:styleId="00003c" w:customStyle="1">
    <w:name w:val="Header Char"/>
    <w:basedOn w:val="00002d"/>
    <w:link w:val="00003b"/>
    <w:uiPriority w:val="99"/>
    <w:qFormat w:val="1"/>
  </w:style>
  <w:style w:type="table" w:styleId="0000a5">
    <w:name w:val="Colorful Grid Accent 3"/>
    <w:basedOn w:val="00002e"/>
    <w:uiPriority w:val="73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band1Vert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</w:style>
  <w:style w:type="character" w:styleId="000036" w:customStyle="1">
    <w:name w:val="Body Text Char"/>
    <w:basedOn w:val="00002d"/>
    <w:link w:val="000035"/>
    <w:uiPriority w:val="99"/>
    <w:qFormat w:val="1"/>
  </w:style>
  <w:style w:type="paragraph" w:styleId="000027">
    <w:name w:val="heading 7"/>
    <w:basedOn w:val="00001a"/>
    <w:next w:val="00001a"/>
    <w:link w:val="000028"/>
    <w:uiPriority w:val="9"/>
    <w:semiHidden w:val="1"/>
    <w:unhideWhenUsed w:val="1"/>
    <w:qFormat w:val="1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0000b2" w:customStyle="1">
    <w:name w:val="Intense Emphasis"/>
    <w:basedOn w:val="00002d"/>
    <w:uiPriority w:val="21"/>
    <w:qFormat w:val="1"/>
    <w:rPr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table" w:styleId="000047">
    <w:name w:val="Light Shading"/>
    <w:basedOn w:val="00002e"/>
    <w:uiPriority w:val="60"/>
    <w:qFormat w:val="1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</w:style>
  <w:style w:type="paragraph" w:styleId="000033">
    <w:name w:val="Body Text 3"/>
    <w:basedOn w:val="00001a"/>
    <w:link w:val="000034"/>
    <w:uiPriority w:val="99"/>
    <w:unhideWhenUsed w:val="1"/>
    <w:qFormat w:val="1"/>
    <w:pPr>
      <w:spacing w:after="120"/>
    </w:pPr>
    <w:rPr>
      <w:sz w:val="16"/>
      <w:szCs w:val="16"/>
    </w:rPr>
  </w:style>
  <w:style w:type="paragraph" w:styleId="000042">
    <w:name w:val="List Continue 2"/>
    <w:basedOn w:val="00001a"/>
    <w:uiPriority w:val="99"/>
    <w:unhideWhenUsed w:val="1"/>
    <w:qFormat w:val="1"/>
    <w:pPr>
      <w:spacing w:after="120"/>
      <w:ind w:left="720"/>
      <w:contextualSpacing w:val="1"/>
    </w:pPr>
  </w:style>
  <w:style w:type="table" w:styleId="000092">
    <w:name w:val="Dark List Accent 5"/>
    <w:basedOn w:val="00002e"/>
    <w:uiPriority w:val="70"/>
    <w:qFormat w:val="1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000053">
    <w:name w:val="Light List Accent 5"/>
    <w:basedOn w:val="00002e"/>
    <w:uiPriority w:val="61"/>
    <w:qFormat w:val="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 w:val="1"/>
        <w:bCs w:val="1"/>
      </w:rPr>
    </w:tblStylePr>
  </w:style>
  <w:style w:type="table" w:styleId="000050">
    <w:name w:val="Light List Accent 2"/>
    <w:basedOn w:val="00002e"/>
    <w:uiPriority w:val="61"/>
    <w:qFormat w:val="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Col">
      <w:rPr>
        <w:b w:val="1"/>
        <w:bCs w:val="1"/>
      </w:rPr>
    </w:tblStylePr>
  </w:style>
  <w:style w:type="table" w:styleId="000055">
    <w:name w:val="Light Grid"/>
    <w:basedOn w:val="00002e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</w:style>
  <w:style w:type="table" w:styleId="000083">
    <w:name w:val="Medium Grid 2 Accent 4"/>
    <w:basedOn w:val="00002e"/>
    <w:uiPriority w:val="68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</w:style>
  <w:style w:type="table" w:styleId="000057">
    <w:name w:val="Light Grid Accent 2"/>
    <w:basedOn w:val="00002e"/>
    <w:uiPriority w:val="62"/>
    <w:qFormat w:val="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table" w:styleId="000086">
    <w:name w:val="Medium Grid 3"/>
    <w:basedOn w:val="00002e"/>
    <w:uiPriority w:val="69"/>
    <w:qFormat w:val="1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</w:style>
  <w:style w:type="table" w:styleId="00006d">
    <w:name w:val="Medium List 1 Accent 3"/>
    <w:basedOn w:val="00002e"/>
    <w:uiPriority w:val="65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E6EED5" w:themeFill="accent3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Horz">
      <w:tblPr/>
      <w:tcPr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</w:style>
  <w:style w:type="table" w:styleId="000060">
    <w:name w:val="Medium Shading 1 Accent 4"/>
    <w:basedOn w:val="00002e"/>
    <w:uiPriority w:val="63"/>
    <w:qFormat w:val="1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1Vert">
      <w:tblPr/>
      <w:tcPr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</w:style>
  <w:style w:type="table" w:styleId="00004b">
    <w:name w:val="Light Shading Accent 4"/>
    <w:basedOn w:val="00002e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</w:style>
  <w:style w:type="table" w:styleId="000064">
    <w:name w:val="Medium Shading 2 Accent 1"/>
    <w:basedOn w:val="00002e"/>
    <w:uiPriority w:val="64"/>
    <w:qFormat w:val="1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paragraph" w:styleId="000023">
    <w:name w:val="heading 5"/>
    <w:basedOn w:val="00001a"/>
    <w:next w:val="00001a"/>
    <w:link w:val="000024"/>
    <w:uiPriority w:val="9"/>
    <w:semiHidden w:val="1"/>
    <w:unhideWhenUsed w:val="1"/>
    <w:qFormat w:val="1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table" w:styleId="00005a">
    <w:name w:val="Light Grid Accent 5"/>
    <w:basedOn w:val="00002e"/>
    <w:uiPriority w:val="62"/>
    <w:qFormat w:val="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00009b">
    <w:name w:val="Colorful List"/>
    <w:basedOn w:val="00002e"/>
    <w:uiPriority w:val="72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Horz">
      <w:tblPr/>
      <w:tcPr>
        <w:shd w:val="clear" w:color="auto" w:fill="CCCCCC" w:themeFill="text1" w:themeFillTint="33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</w:style>
  <w:style w:type="character" w:styleId="00002a" w:customStyle="1">
    <w:name w:val="Heading 8 Char"/>
    <w:basedOn w:val="00002d"/>
    <w:link w:val="000029"/>
    <w:uiPriority w:val="9"/>
    <w:semiHidden w:val="1"/>
    <w:qFormat w:val="1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table" w:styleId="00006a">
    <w:name w:val="Medium List 1"/>
    <w:basedOn w:val="00002e"/>
    <w:uiPriority w:val="65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BFBFBF" w:themeFill="text1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Horz">
      <w:tblPr/>
      <w:tcPr>
        <w:shd w:val="clear" w:color="auto" w:fill="BFBFBF" w:themeFill="tex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</w:style>
  <w:style w:type="paragraph" w:styleId="000003">
    <w:name w:val="List Number 3"/>
    <w:basedOn w:val="00001a"/>
    <w:uiPriority w:val="99"/>
    <w:unhideWhenUsed w:val="1"/>
    <w:qFormat w:val="1"/>
    <w:pPr>
      <w:numPr>
        <w:ilvl w:val="0"/>
        <w:numId w:val="2"/>
      </w:numPr>
      <w:contextualSpacing w:val="1"/>
    </w:pPr>
  </w:style>
  <w:style w:type="character" w:styleId="00002d" w:default="1">
    <w:name w:val="Default Paragraph Font"/>
    <w:uiPriority w:val="1"/>
    <w:semiHidden w:val="1"/>
    <w:unhideWhenUsed w:val="1"/>
    <w:qFormat w:val="1"/>
  </w:style>
  <w:style w:type="paragraph" w:styleId="00003b">
    <w:name w:val="header"/>
    <w:basedOn w:val="00001a"/>
    <w:link w:val="00003c"/>
    <w:uiPriority w:val="99"/>
    <w:unhideWhenUsed w:val="1"/>
    <w:pPr>
      <w:tabs>
        <w:tab w:val="center" w:pos="4680"/>
        <w:tab w:val="right" w:pos="9360"/>
      </w:tabs>
      <w:spacing w:after="0" w:line="240" w:lineRule="auto"/>
    </w:pPr>
  </w:style>
  <w:style w:type="table" w:styleId="000071">
    <w:name w:val="Medium List 2"/>
    <w:basedOn w:val="00002e"/>
    <w:uiPriority w:val="66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88">
    <w:name w:val="Medium Grid 3 Accent 2"/>
    <w:basedOn w:val="00002e"/>
    <w:uiPriority w:val="69"/>
    <w:qFormat w:val="1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</w:style>
  <w:style w:type="character" w:styleId="00001e" w:customStyle="1">
    <w:name w:val="Heading 2 Char"/>
    <w:basedOn w:val="00002d"/>
    <w:link w:val="00001d"/>
    <w:uiPriority w:val="9"/>
    <w:qFormat w:val="1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styleId="0000b3" w:customStyle="1">
    <w:name w:val="Subtle Reference"/>
    <w:basedOn w:val="00002d"/>
    <w:uiPriority w:val="31"/>
    <w:qFormat w:val="1"/>
    <w:rPr>
      <w:smallCaps w:val="1"/>
      <w:color w:val="C0504D" w:themeColor="accent2"/>
      <w:u w:val="single"/>
      <w14:textFill>
        <w14:solidFill>
          <w14:schemeClr w14:val="accent2"/>
        </w14:solidFill>
      </w14:textFill>
    </w:rPr>
  </w:style>
  <w:style w:type="table" w:styleId="000097">
    <w:name w:val="Colorful Shading Accent 3"/>
    <w:basedOn w:val="00002e"/>
    <w:uiPriority w:val="71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75">
    <w:name w:val="Medium List 2 Accent 4"/>
    <w:basedOn w:val="00002e"/>
    <w:uiPriority w:val="66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84">
    <w:name w:val="Medium Grid 2 Accent 5"/>
    <w:basedOn w:val="00002e"/>
    <w:uiPriority w:val="68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</w:style>
  <w:style w:type="table" w:styleId="00006c">
    <w:name w:val="Medium List 1 Accent 2"/>
    <w:basedOn w:val="00002e"/>
    <w:uiPriority w:val="65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Horz">
      <w:tblPr/>
      <w:tcPr>
        <w:shd w:val="clear" w:color="auto" w:fill="EFD3D3" w:themeFill="accent2" w:themeFillTint="3F"/>
      </w:tcPr>
    </w:tblStylePr>
    <w:tblStylePr w:type="band1Vert">
      <w:tblPr/>
      <w:tcPr>
        <w:shd w:val="clear" w:color="auto" w:fill="EFD3D3" w:themeFill="accent2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</w:style>
  <w:style w:type="table" w:styleId="00007e">
    <w:name w:val="Medium Grid 1 Accent 6"/>
    <w:basedOn w:val="00002e"/>
    <w:uiPriority w:val="67"/>
    <w:qFormat w:val="1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band1Vert">
      <w:tblPr/>
      <w:tcPr>
        <w:shd w:val="clear" w:color="auto" w:fill="FBCAA2" w:themeFill="accent6" w:themeFillTint="7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000061">
    <w:name w:val="Medium Shading 1 Accent 5"/>
    <w:basedOn w:val="00002e"/>
    <w:uiPriority w:val="63"/>
    <w:qFormat w:val="1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2EAF0" w:themeFill="accent5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</w:style>
  <w:style w:type="table" w:styleId="00007f">
    <w:name w:val="Medium Grid 2"/>
    <w:basedOn w:val="00002e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7F7F7F" w:themeFill="text1" w:themeFillTint="7F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</w:style>
  <w:style w:type="table" w:styleId="00004c">
    <w:name w:val="Light Shading Accent 5"/>
    <w:basedOn w:val="00002e"/>
    <w:uiPriority w:val="60"/>
    <w:qFormat w:val="1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paragraph" w:styleId="0000af">
    <w:name w:val="Intense Quote"/>
    <w:basedOn w:val="00001a"/>
    <w:next w:val="00001a"/>
    <w:link w:val="0000b0"/>
    <w:uiPriority w:val="30"/>
    <w:qFormat w:val="1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table" w:styleId="00004f">
    <w:name w:val="Light List Accent 1"/>
    <w:basedOn w:val="00002e"/>
    <w:uiPriority w:val="61"/>
    <w:qFormat w:val="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0000a6">
    <w:name w:val="Colorful Grid Accent 4"/>
    <w:basedOn w:val="00002e"/>
    <w:uiPriority w:val="73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</w:style>
  <w:style w:type="table" w:styleId="000046">
    <w:name w:val="Table Grid"/>
    <w:basedOn w:val="00002e"/>
    <w:uiPriority w:val="59"/>
    <w:qFormat w:val="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37">
    <w:name w:val="List 2"/>
    <w:basedOn w:val="00001a"/>
    <w:uiPriority w:val="99"/>
    <w:unhideWhenUsed w:val="1"/>
    <w:qFormat w:val="1"/>
    <w:pPr>
      <w:ind w:left="720" w:hanging="360"/>
      <w:contextualSpacing w:val="1"/>
    </w:pPr>
  </w:style>
  <w:style w:type="paragraph" w:styleId="00001a" w:default="1">
    <w:name w:val="Normal"/>
    <w:uiPriority w:val="0"/>
    <w:qFormat w:val="1"/>
    <w:pPr>
      <w:spacing w:after="120" w:line="360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character" w:styleId="000030" w:customStyle="1">
    <w:name w:val="Macro Text Char"/>
    <w:basedOn w:val="00002d"/>
    <w:link w:val="00002f"/>
    <w:uiPriority w:val="99"/>
    <w:qFormat w:val="1"/>
    <w:rPr>
      <w:rFonts w:ascii="Courier" w:hAnsi="Courier"/>
      <w:sz w:val="20"/>
      <w:szCs w:val="20"/>
    </w:rPr>
  </w:style>
  <w:style w:type="character" w:styleId="000041" w:customStyle="1">
    <w:name w:val="Body Text 2 Char"/>
    <w:basedOn w:val="00002d"/>
    <w:link w:val="000040"/>
    <w:uiPriority w:val="99"/>
    <w:qFormat w:val="1"/>
  </w:style>
  <w:style w:type="table" w:styleId="00005f">
    <w:name w:val="Medium Shading 1 Accent 3"/>
    <w:basedOn w:val="00002e"/>
    <w:uiPriority w:val="63"/>
    <w:qFormat w:val="1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000093">
    <w:name w:val="Dark List Accent 6"/>
    <w:basedOn w:val="00002e"/>
    <w:uiPriority w:val="70"/>
    <w:qFormat w:val="1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000054">
    <w:name w:val="Light List Accent 6"/>
    <w:basedOn w:val="00002e"/>
    <w:uiPriority w:val="61"/>
    <w:qFormat w:val="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 w:val="1"/>
        <w:bCs w:val="1"/>
      </w:rPr>
    </w:tblStylePr>
  </w:style>
  <w:style w:type="table" w:styleId="000051">
    <w:name w:val="Light List Accent 3"/>
    <w:basedOn w:val="00002e"/>
    <w:uiPriority w:val="61"/>
    <w:qFormat w:val="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</w:style>
  <w:style w:type="table" w:styleId="00009d">
    <w:name w:val="Colorful List Accent 2"/>
    <w:basedOn w:val="00002e"/>
    <w:uiPriority w:val="72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  <w:tblStylePr w:type="firstCol">
      <w:rPr>
        <w:b w:val="1"/>
        <w:bCs w:val="1"/>
      </w:rPr>
    </w:tblStylePr>
  </w:style>
  <w:style w:type="table" w:styleId="000082">
    <w:name w:val="Medium Grid 2 Accent 3"/>
    <w:basedOn w:val="00002e"/>
    <w:uiPriority w:val="68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Vert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</w:style>
  <w:style w:type="table" w:styleId="000087">
    <w:name w:val="Medium Grid 3 Accent 1"/>
    <w:basedOn w:val="00002e"/>
    <w:uiPriority w:val="69"/>
    <w:qFormat w:val="1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</w:style>
  <w:style w:type="table" w:styleId="000085">
    <w:name w:val="Medium Grid 2 Accent 6"/>
    <w:basedOn w:val="00002e"/>
    <w:uiPriority w:val="68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8a">
    <w:name w:val="Medium Grid 3 Accent 4"/>
    <w:basedOn w:val="00002e"/>
    <w:uiPriority w:val="69"/>
    <w:qFormat w:val="1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</w:style>
  <w:style w:type="table" w:styleId="00007a">
    <w:name w:val="Medium Grid 1 Accent 2"/>
    <w:basedOn w:val="00002e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band1Horz">
      <w:tblPr/>
      <w:tcPr>
        <w:shd w:val="clear" w:color="auto" w:fill="DFA7A6" w:themeFill="accent2" w:themeFillTint="7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DFA7A6" w:themeFill="accent2" w:themeFillTint="7F"/>
      </w:tcPr>
    </w:tblStylePr>
  </w:style>
  <w:style w:type="table" w:styleId="000063">
    <w:name w:val="Medium Shading 2"/>
    <w:basedOn w:val="00002e"/>
    <w:uiPriority w:val="64"/>
    <w:qFormat w:val="1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4a">
    <w:name w:val="Light Shading Accent 3"/>
    <w:basedOn w:val="00002e"/>
    <w:uiPriority w:val="60"/>
    <w:qFormat w:val="1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078">
    <w:name w:val="Medium Grid 1"/>
    <w:basedOn w:val="00002e"/>
    <w:uiPriority w:val="67"/>
    <w:qFormat w:val="1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  <w:tblStylePr w:type="lastRow">
      <w:rPr>
        <w:b w:val="1"/>
        <w:bCs w:val="1"/>
      </w:rPr>
      <w:tblPr/>
      <w:tcPr>
        <w:tcBorders>
          <w:top w:val="single" w:color="3F3F3F" w:themeColor="text1" w:themeTint="BF" w:sz="18" w:space="0"/>
        </w:tcBorders>
      </w:tcPr>
    </w:tblStylePr>
    <w:tblStylePr w:type="lastCol">
      <w:rPr>
        <w:b w:val="1"/>
        <w:bCs w:val="1"/>
      </w:rPr>
    </w:tblStylePr>
  </w:style>
  <w:style w:type="paragraph" w:styleId="00003d">
    <w:name w:val="Subtitle"/>
    <w:basedOn w:val="00001a"/>
    <w:next w:val="00001a"/>
    <w:link w:val="00003e"/>
    <w:uiPriority w:val="11"/>
    <w:qFormat w:val="1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styleId="000026" w:customStyle="1">
    <w:name w:val="Heading 6 Char"/>
    <w:basedOn w:val="00002d"/>
    <w:link w:val="000025"/>
    <w:uiPriority w:val="9"/>
    <w:semiHidden w:val="1"/>
    <w:qFormat w:val="1"/>
    <w:rPr>
      <w:rFonts w:asciiTheme="majorHAnsi" w:hAnsiTheme="majorHAnsi" w:eastAsiaTheme="majorEastAsia" w:cstheme="majorBidi"/>
      <w:i w:val="1"/>
      <w:iCs w:val="1"/>
      <w:color w:val="254061" w:themeColor="accent1" w:themeShade="80"/>
    </w:rPr>
  </w:style>
  <w:style w:type="paragraph" w:styleId="0000b6" w:customStyle="1">
    <w:name w:val="TOC Heading"/>
    <w:basedOn w:val="00001b"/>
    <w:next w:val="00001a"/>
    <w:uiPriority w:val="39"/>
    <w:semiHidden w:val="1"/>
    <w:unhideWhenUsed w:val="1"/>
    <w:qFormat w:val="1"/>
    <w:pPr>
      <w:outlineLvl w:val="9"/>
    </w:pPr>
  </w:style>
  <w:style w:type="paragraph" w:styleId="00001d">
    <w:name w:val="heading 2"/>
    <w:basedOn w:val="00001a"/>
    <w:next w:val="00001a"/>
    <w:link w:val="00001e"/>
    <w:uiPriority w:val="9"/>
    <w:unhideWhenUsed w:val="1"/>
    <w:qFormat w:val="1"/>
    <w:pPr>
      <w:keepNext w:val="1"/>
      <w:keepLines w:val="1"/>
      <w:spacing w:before="280" w:after="120" w:line="360" w:lineRule="auto"/>
      <w:outlineLvl w:val="1"/>
    </w:pPr>
    <w:rPr>
      <w:rFonts w:asciiTheme="majorHAnsi" w:hAnsiTheme="majorHAnsi" w:eastAsiaTheme="majorEastAsia" w:cstheme="majorBidi"/>
      <w:b w:val="1"/>
      <w:bCs w:val="1"/>
      <w:color w:val="1F3B73"/>
      <w:sz w:val="27"/>
      <w:szCs w:val="26"/>
    </w:rPr>
  </w:style>
  <w:style w:type="table" w:styleId="0000a2">
    <w:name w:val="Colorful Grid"/>
    <w:basedOn w:val="00002e"/>
    <w:uiPriority w:val="73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band1Vert">
      <w:tblPr/>
      <w:tcPr>
        <w:shd w:val="clear" w:color="auto" w:fill="7F7F7F" w:themeFill="text1" w:themeFillTint="7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</w:style>
  <w:style w:type="character" w:styleId="000022" w:customStyle="1">
    <w:name w:val="Heading 4 Char"/>
    <w:basedOn w:val="00002d"/>
    <w:link w:val="000021"/>
    <w:uiPriority w:val="9"/>
    <w:semiHidden w:val="1"/>
    <w:qFormat w:val="1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table" w:styleId="00009c">
    <w:name w:val="Colorful List Accent 1"/>
    <w:basedOn w:val="00002e"/>
    <w:uiPriority w:val="72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band1Horz">
      <w:tblPr/>
      <w:tcPr>
        <w:shd w:val="clear" w:color="auto" w:fill="DBE5F1" w:themeFill="accent1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 w:val="1"/>
        <w:bCs w:val="1"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058">
    <w:name w:val="Light Grid Accent 3"/>
    <w:basedOn w:val="00002e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</w:style>
  <w:style w:type="table" w:styleId="00006b">
    <w:name w:val="Medium List 1 Accent 1"/>
    <w:basedOn w:val="00002e"/>
    <w:uiPriority w:val="65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</w:style>
  <w:style w:type="paragraph" w:styleId="0000ab">
    <w:name w:val="No Spacing"/>
    <w:uiPriority w:val="1"/>
    <w:qFormat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table" w:styleId="000067">
    <w:name w:val="Medium Shading 2 Accent 4"/>
    <w:basedOn w:val="00002e"/>
    <w:uiPriority w:val="64"/>
    <w:qFormat w:val="1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4e">
    <w:name w:val="Light List"/>
    <w:basedOn w:val="00002e"/>
    <w:uiPriority w:val="61"/>
    <w:qFormat w:val="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character" w:styleId="0000b5" w:customStyle="1">
    <w:name w:val="Book Title"/>
    <w:basedOn w:val="00002d"/>
    <w:uiPriority w:val="33"/>
    <w:qFormat w:val="1"/>
    <w:rPr>
      <w:b w:val="1"/>
      <w:bCs w:val="1"/>
      <w:smallCaps w:val="1"/>
      <w:spacing w:val="5"/>
    </w:rPr>
  </w:style>
  <w:style w:type="character" w:styleId="0000b0" w:customStyle="1">
    <w:name w:val="Intense Quote Char"/>
    <w:basedOn w:val="00002d"/>
    <w:link w:val="0000af"/>
    <w:uiPriority w:val="30"/>
    <w:qFormat w:val="1"/>
    <w:rPr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table" w:styleId="0000a8">
    <w:name w:val="Colorful Grid Accent 6"/>
    <w:basedOn w:val="00002e"/>
    <w:uiPriority w:val="73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</w:style>
  <w:style w:type="paragraph" w:styleId="00001f">
    <w:name w:val="heading 3"/>
    <w:basedOn w:val="00001a"/>
    <w:next w:val="00001a"/>
    <w:link w:val="000020"/>
    <w:uiPriority w:val="9"/>
    <w:unhideWhenUsed w:val="1"/>
    <w:qFormat w:val="1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b w:val="1"/>
      <w:bCs w:val="1"/>
      <w:color w:val="4F81BD" w:themeColor="accent1"/>
      <w14:textFill>
        <w14:solidFill>
          <w14:schemeClr w14:val="accent1"/>
        </w14:solidFill>
      </w14:textFill>
    </w:rPr>
  </w:style>
  <w:style w:type="table" w:styleId="0000a7">
    <w:name w:val="Colorful Grid Accent 5"/>
    <w:basedOn w:val="00002e"/>
    <w:uiPriority w:val="73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band1Vert">
      <w:tblPr/>
      <w:tcPr>
        <w:shd w:val="clear" w:color="auto" w:fill="A5D5E2" w:themeFill="accent5" w:themeFillTint="7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Horz">
      <w:tblPr/>
      <w:tcPr>
        <w:shd w:val="clear" w:color="auto" w:fill="A5D5E2" w:themeFill="accent5" w:themeFillTint="7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</w:style>
  <w:style w:type="character" w:styleId="000045" w:customStyle="1">
    <w:name w:val="Title Char"/>
    <w:basedOn w:val="00002d"/>
    <w:link w:val="000044"/>
    <w:uiPriority w:val="10"/>
    <w:qFormat w:val="1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000090">
    <w:name w:val="Dark List Accent 3"/>
    <w:basedOn w:val="00002e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character" w:styleId="000034" w:customStyle="1">
    <w:name w:val="Body Text 3 Char"/>
    <w:basedOn w:val="00002d"/>
    <w:link w:val="000033"/>
    <w:uiPriority w:val="99"/>
    <w:qFormat w:val="1"/>
    <w:rPr>
      <w:sz w:val="16"/>
      <w:szCs w:val="16"/>
    </w:rPr>
  </w:style>
  <w:style w:type="table" w:styleId="0000a1">
    <w:name w:val="Colorful List Accent 6"/>
    <w:basedOn w:val="00002e"/>
    <w:uiPriority w:val="72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Col">
      <w:rPr>
        <w:b w:val="1"/>
        <w:bCs w:val="1"/>
      </w:rPr>
    </w:tblStylePr>
    <w:tblStylePr w:type="lastRow">
      <w:rPr>
        <w:b w:val="1"/>
        <w:bCs w:val="1"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FDE9D9" w:themeFill="accent6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Col">
      <w:rPr>
        <w:b w:val="1"/>
        <w:bCs w:val="1"/>
      </w:rPr>
    </w:tblStylePr>
  </w:style>
  <w:style w:type="table" w:styleId="000099">
    <w:name w:val="Colorful Shading Accent 5"/>
    <w:basedOn w:val="00002e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</w:style>
  <w:style w:type="table" w:styleId="000072">
    <w:name w:val="Medium List 2 Accent 1"/>
    <w:basedOn w:val="00002e"/>
    <w:uiPriority w:val="66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000077">
    <w:name w:val="Medium List 2 Accent 6"/>
    <w:basedOn w:val="00002e"/>
    <w:uiPriority w:val="66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000081">
    <w:name w:val="Medium Grid 2 Accent 2"/>
    <w:basedOn w:val="00002e"/>
    <w:uiPriority w:val="68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band1Vert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7b">
    <w:name w:val="Medium Grid 1 Accent 3"/>
    <w:basedOn w:val="00002e"/>
    <w:uiPriority w:val="67"/>
    <w:qFormat w:val="1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Vert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</w:rPr>
      <w:tblPr/>
      <w:tcPr>
        <w:tcBorders>
          <w:top w:val="single" w:color="B4CC82" w:themeColor="accent3" w:themeTint="BF" w:sz="18" w:space="0"/>
        </w:tcBorders>
      </w:tc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000062">
    <w:name w:val="Medium Shading 1 Accent 6"/>
    <w:basedOn w:val="00002e"/>
    <w:uiPriority w:val="63"/>
    <w:qFormat w:val="1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cPr>
        <w:shd w:val="clear" w:color="auto" w:fill="FDE5D1" w:themeFill="accent6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 w:val="1"/>
        <w:bCs w:val="1"/>
      </w:rPr>
    </w:tblStylePr>
  </w:style>
  <w:style w:type="character" w:styleId="0000aa">
    <w:name w:val="Emphasis"/>
    <w:basedOn w:val="00002d"/>
    <w:uiPriority w:val="20"/>
    <w:qFormat w:val="1"/>
    <w:rPr>
      <w:i w:val="1"/>
      <w:iCs w:val="1"/>
    </w:rPr>
  </w:style>
  <w:style w:type="character" w:styleId="00003a" w:customStyle="1">
    <w:name w:val="Footer Char"/>
    <w:basedOn w:val="00002d"/>
    <w:link w:val="000039"/>
    <w:uiPriority w:val="99"/>
    <w:qFormat w:val="1"/>
  </w:style>
  <w:style w:type="table" w:styleId="000079">
    <w:name w:val="Medium Grid 1 Accent 1"/>
    <w:basedOn w:val="00002e"/>
    <w:uiPriority w:val="67"/>
    <w:qFormat w:val="1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</w:style>
  <w:style w:type="table" w:styleId="00008c">
    <w:name w:val="Medium Grid 3 Accent 6"/>
    <w:basedOn w:val="00002e"/>
    <w:uiPriority w:val="69"/>
    <w:qFormat w:val="1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</w:style>
  <w:style w:type="table" w:styleId="00005e">
    <w:name w:val="Medium Shading 1 Accent 2"/>
    <w:basedOn w:val="00002e"/>
    <w:uiPriority w:val="63"/>
    <w:qFormat w:val="1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FD3D3" w:themeFill="accent2" w:themeFillTint="3F"/>
      </w:tcPr>
    </w:tblStylePr>
    <w:tblStylePr w:type="firstCol">
      <w:rPr>
        <w:b w:val="1"/>
        <w:bCs w:val="1"/>
      </w:rPr>
    </w:tblStylePr>
  </w:style>
  <w:style w:type="table" w:styleId="00008f">
    <w:name w:val="Dark List Accent 2"/>
    <w:basedOn w:val="00002e"/>
    <w:uiPriority w:val="70"/>
    <w:qFormat w:val="1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000095">
    <w:name w:val="Colorful Shading Accent 1"/>
    <w:basedOn w:val="00002e"/>
    <w:uiPriority w:val="71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A7C0DE" w:themeFill="accent1" w:themeFillTint="7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paragraph" w:styleId="000021">
    <w:name w:val="heading 4"/>
    <w:basedOn w:val="00001a"/>
    <w:next w:val="00001a"/>
    <w:link w:val="000022"/>
    <w:uiPriority w:val="9"/>
    <w:semiHidden w:val="1"/>
    <w:unhideWhenUsed w:val="1"/>
    <w:qFormat w:val="1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paragraph" w:styleId="00001b">
    <w:name w:val="heading 1"/>
    <w:basedOn w:val="00001a"/>
    <w:next w:val="00001a"/>
    <w:link w:val="00001c"/>
    <w:uiPriority w:val="9"/>
    <w:qFormat w:val="1"/>
    <w:pPr>
      <w:keepNext w:val="1"/>
      <w:keepLines w:val="1"/>
      <w:spacing w:before="320" w:after="160" w:line="360" w:lineRule="auto"/>
      <w:outlineLvl w:val="0"/>
    </w:pPr>
    <w:rPr>
      <w:rFonts w:asciiTheme="majorHAnsi" w:hAnsiTheme="majorHAnsi" w:eastAsiaTheme="majorEastAsia" w:cstheme="majorBidi"/>
      <w:b w:val="1"/>
      <w:bCs w:val="1"/>
      <w:color w:val="1F3B73"/>
      <w:sz w:val="32"/>
      <w:szCs w:val="28"/>
    </w:rPr>
  </w:style>
  <w:style w:type="table" w:styleId="000052">
    <w:name w:val="Light List Accent 4"/>
    <w:basedOn w:val="00002e"/>
    <w:uiPriority w:val="61"/>
    <w:qFormat w:val="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Col">
      <w:rPr>
        <w:b w:val="1"/>
        <w:bCs w:val="1"/>
      </w:rPr>
    </w:tblStylePr>
  </w:style>
  <w:style w:type="paragraph" w:styleId="000007">
    <w:name w:val="List Bullet 3"/>
    <w:basedOn w:val="00001a"/>
    <w:uiPriority w:val="99"/>
    <w:unhideWhenUsed w:val="1"/>
    <w:qFormat w:val="1"/>
    <w:pPr>
      <w:numPr>
        <w:ilvl w:val="0"/>
        <w:numId w:val="3"/>
      </w:numPr>
      <w:contextualSpacing w:val="1"/>
    </w:pPr>
  </w:style>
  <w:style w:type="table" w:styleId="00009e">
    <w:name w:val="Colorful List Accent 3"/>
    <w:basedOn w:val="00002e"/>
    <w:uiPriority w:val="72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Row">
      <w:rPr>
        <w:b w:val="1"/>
        <w:bCs w:val="1"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EAF1DD" w:themeFill="accent3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styleId="00000d">
    <w:name w:val="List Bullet"/>
    <w:basedOn w:val="00001a"/>
    <w:uiPriority w:val="99"/>
    <w:unhideWhenUsed w:val="1"/>
    <w:qFormat w:val="1"/>
    <w:pPr>
      <w:numPr>
        <w:ilvl w:val="0"/>
        <w:numId w:val="4"/>
      </w:numPr>
      <w:spacing w:before="0" w:after="80" w:line="360" w:lineRule="auto"/>
      <w:contextualSpacing w:val="1"/>
    </w:pPr>
    <w:rPr>
      <w:rFonts w:ascii="微软雅黑" w:hAnsi="微软雅黑" w:eastAsia="微软雅黑"/>
      <w:sz w:val="22"/>
    </w:rPr>
  </w:style>
  <w:style w:type="character" w:styleId="00002c" w:customStyle="1">
    <w:name w:val="Heading 9 Char"/>
    <w:basedOn w:val="00002d"/>
    <w:link w:val="00002b"/>
    <w:uiPriority w:val="9"/>
    <w:semiHidden w:val="1"/>
    <w:qFormat w:val="1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00000b">
    <w:name w:val="List Number"/>
    <w:basedOn w:val="00001a"/>
    <w:uiPriority w:val="99"/>
    <w:unhideWhenUsed w:val="1"/>
    <w:qFormat w:val="1"/>
    <w:pPr>
      <w:numPr>
        <w:ilvl w:val="0"/>
        <w:numId w:val="5"/>
      </w:numPr>
      <w:spacing w:before="0" w:after="80" w:line="360" w:lineRule="auto"/>
      <w:contextualSpacing w:val="1"/>
    </w:pPr>
    <w:rPr>
      <w:rFonts w:ascii="微软雅黑" w:hAnsi="微软雅黑" w:eastAsia="微软雅黑"/>
      <w:sz w:val="22"/>
    </w:rPr>
  </w:style>
  <w:style w:type="table" w:styleId="000068">
    <w:name w:val="Medium Shading 2 Accent 5"/>
    <w:basedOn w:val="00002e"/>
    <w:uiPriority w:val="64"/>
    <w:qFormat w:val="1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paragraph" w:styleId="0000ad">
    <w:name w:val="Quote"/>
    <w:basedOn w:val="00001a"/>
    <w:next w:val="00001a"/>
    <w:link w:val="0000ae"/>
    <w:uiPriority w:val="29"/>
    <w:qFormat w:val="1"/>
    <w:pPr>
      <w:spacing w:after="80"/>
      <w:ind w:left="360"/>
    </w:pPr>
    <w:rPr>
      <w:rFonts w:ascii="微软雅黑" w:hAnsi="微软雅黑" w:eastAsia="微软雅黑"/>
      <w:i w:val="1"/>
      <w:iCs w:val="1"/>
      <w:color w:val="555555"/>
      <w:sz w:val="21"/>
    </w:rPr>
  </w:style>
  <w:style w:type="table" w:styleId="000073">
    <w:name w:val="Medium List 2 Accent 2"/>
    <w:basedOn w:val="00002e"/>
    <w:uiPriority w:val="66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3e" w:customStyle="1">
    <w:name w:val="Subtitle Char"/>
    <w:basedOn w:val="00002d"/>
    <w:link w:val="00003d"/>
    <w:uiPriority w:val="11"/>
    <w:qFormat w:val="1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0000a4">
    <w:name w:val="Colorful Grid Accent 2"/>
    <w:basedOn w:val="00002e"/>
    <w:uiPriority w:val="73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Horz">
      <w:tblPr/>
      <w:tcPr>
        <w:shd w:val="clear" w:color="auto" w:fill="DFA7A6" w:themeFill="accent2" w:themeFillTint="7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band1Vert">
      <w:tblPr/>
      <w:tcPr>
        <w:shd w:val="clear" w:color="auto" w:fill="DFA7A6" w:themeFill="accent2" w:themeFillTint="7F"/>
      </w:tcPr>
    </w:tblStylePr>
  </w:style>
  <w:style w:type="character" w:styleId="0000b1" w:customStyle="1">
    <w:name w:val="Subtle Emphasis"/>
    <w:basedOn w:val="00002d"/>
    <w:uiPriority w:val="19"/>
    <w:qFormat w:val="1"/>
    <w:rPr>
      <w:i w:val="1"/>
      <w:iCs w:val="1"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paragraph" w:styleId="000040">
    <w:name w:val="Body Text 2"/>
    <w:basedOn w:val="00001a"/>
    <w:link w:val="000041"/>
    <w:uiPriority w:val="99"/>
    <w:unhideWhenUsed w:val="1"/>
    <w:qFormat w:val="1"/>
    <w:pPr>
      <w:spacing w:after="120" w:line="480" w:lineRule="auto"/>
    </w:pPr>
  </w:style>
  <w:style w:type="paragraph" w:styleId="000031">
    <w:name w:val="List 3"/>
    <w:basedOn w:val="00001a"/>
    <w:uiPriority w:val="99"/>
    <w:unhideWhenUsed w:val="1"/>
    <w:qFormat w:val="1"/>
    <w:pPr>
      <w:ind w:left="1080" w:hanging="360"/>
      <w:contextualSpacing w:val="1"/>
    </w:pPr>
  </w:style>
  <w:style w:type="character" w:styleId="000024" w:customStyle="1">
    <w:name w:val="Heading 5 Char"/>
    <w:basedOn w:val="00002d"/>
    <w:link w:val="000023"/>
    <w:uiPriority w:val="9"/>
    <w:semiHidden w:val="1"/>
    <w:qFormat w:val="1"/>
    <w:rPr>
      <w:rFonts w:asciiTheme="majorHAnsi" w:hAnsiTheme="majorHAnsi" w:eastAsiaTheme="majorEastAsia" w:cstheme="majorBidi"/>
      <w:color w:val="254061" w:themeColor="accent1" w:themeShade="80"/>
    </w:rPr>
  </w:style>
  <w:style w:type="table" w:styleId="0000a3">
    <w:name w:val="Colorful Grid Accent 1"/>
    <w:basedOn w:val="00002e"/>
    <w:uiPriority w:val="73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band1Horz">
      <w:tblPr/>
      <w:tcPr>
        <w:shd w:val="clear" w:color="auto" w:fill="A7C0DE" w:themeFill="accent1" w:themeFillTint="7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</w:style>
  <w:style w:type="paragraph" w:styleId="000038">
    <w:name w:val="List Continue"/>
    <w:basedOn w:val="00001a"/>
    <w:uiPriority w:val="99"/>
    <w:unhideWhenUsed w:val="1"/>
    <w:qFormat w:val="1"/>
    <w:pPr>
      <w:spacing w:after="120"/>
      <w:ind w:left="360"/>
      <w:contextualSpacing w:val="1"/>
    </w:pPr>
  </w:style>
  <w:style w:type="character" w:styleId="000028" w:customStyle="1">
    <w:name w:val="Heading 7 Char"/>
    <w:basedOn w:val="00002d"/>
    <w:link w:val="000027"/>
    <w:uiPriority w:val="9"/>
    <w:semiHidden w:val="1"/>
    <w:qFormat w:val="1"/>
    <w:rPr>
      <w:rFonts w:asciiTheme="majorHAnsi" w:hAnsiTheme="majorHAnsi" w:eastAsiaTheme="majorEastAsia" w:cstheme="majorBidi"/>
      <w:i w:val="1"/>
      <w:iCs w:val="1"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000043">
    <w:name w:val="List Continue 3"/>
    <w:basedOn w:val="00001a"/>
    <w:uiPriority w:val="99"/>
    <w:unhideWhenUsed w:val="1"/>
    <w:qFormat w:val="1"/>
    <w:pPr>
      <w:spacing w:after="120"/>
      <w:ind w:left="1080"/>
      <w:contextualSpacing w:val="1"/>
    </w:pPr>
  </w:style>
  <w:style w:type="paragraph" w:styleId="000032">
    <w:name w:val="caption"/>
    <w:basedOn w:val="00001a"/>
    <w:next w:val="00001a"/>
    <w:uiPriority w:val="35"/>
    <w:semiHidden w:val="1"/>
    <w:unhideWhenUsed w:val="1"/>
    <w:qFormat w:val="1"/>
    <w:pPr>
      <w:spacing w:line="240" w:lineRule="auto"/>
    </w:pPr>
    <w:rPr>
      <w:b w:val="1"/>
      <w:bCs w:val="1"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table" w:styleId="000049">
    <w:name w:val="Light Shading Accent 2"/>
    <w:basedOn w:val="00002e"/>
    <w:uiPriority w:val="60"/>
    <w:qFormat w:val="1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lastCol">
      <w:rPr>
        <w:b w:val="1"/>
        <w:bCs w:val="1"/>
      </w:rPr>
    </w:tblStylePr>
  </w:style>
  <w:style w:type="paragraph" w:styleId="000035">
    <w:name w:val="Body Text"/>
    <w:basedOn w:val="00001a"/>
    <w:link w:val="000036"/>
    <w:uiPriority w:val="99"/>
    <w:unhideWhenUsed w:val="1"/>
    <w:qFormat w:val="1"/>
    <w:pPr>
      <w:spacing w:after="120"/>
    </w:pPr>
  </w:style>
  <w:style w:type="paragraph" w:styleId="000005">
    <w:name w:val="List Number 2"/>
    <w:basedOn w:val="00001a"/>
    <w:uiPriority w:val="99"/>
    <w:unhideWhenUsed w:val="1"/>
    <w:qFormat w:val="1"/>
    <w:pPr>
      <w:numPr>
        <w:ilvl w:val="0"/>
        <w:numId w:val="6"/>
      </w:numPr>
      <w:contextualSpacing w:val="1"/>
    </w:pPr>
  </w:style>
  <w:style w:type="table" w:styleId="000059">
    <w:name w:val="Light Grid Accent 4"/>
    <w:basedOn w:val="00002e"/>
    <w:uiPriority w:val="62"/>
    <w:qFormat w:val="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</w:style>
  <w:style w:type="table" w:styleId="000076">
    <w:name w:val="Medium List 2 Accent 5"/>
    <w:basedOn w:val="00002e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6f">
    <w:name w:val="Medium List 1 Accent 5"/>
    <w:basedOn w:val="00002e"/>
    <w:uiPriority w:val="65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2EAF0" w:themeFill="accent5" w:themeFillTint="3F"/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Horz">
      <w:tblPr/>
      <w:tcPr>
        <w:shd w:val="clear" w:color="auto" w:fill="D2EAF0" w:themeFill="accent5" w:themeFillTint="3F"/>
      </w:tcPr>
    </w:tblStylePr>
    <w:tblStylePr w:type="firstCol">
      <w:rPr>
        <w:b w:val="1"/>
        <w:bCs w:val="1"/>
      </w:rPr>
    </w:tblStylePr>
  </w:style>
  <w:style w:type="table" w:styleId="000056">
    <w:name w:val="Light Grid Accent 1"/>
    <w:basedOn w:val="00002e"/>
    <w:uiPriority w:val="62"/>
    <w:qFormat w:val="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</w:style>
  <w:style w:type="table" w:styleId="00006e">
    <w:name w:val="Medium List 1 Accent 4"/>
    <w:basedOn w:val="00002e"/>
    <w:uiPriority w:val="65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FD8E8" w:themeFill="accent4" w:themeFillTint="3F"/>
      </w:tcPr>
    </w:tblStylePr>
    <w:tblStylePr w:type="band1Vert">
      <w:tblPr/>
      <w:tcPr>
        <w:shd w:val="clear" w:color="auto" w:fill="DFD8E8" w:themeFill="accent4" w:themeFillTint="3F"/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</w:style>
  <w:style w:type="paragraph" w:styleId="0000ac">
    <w:name w:val="List Paragraph"/>
    <w:basedOn w:val="00001a"/>
    <w:uiPriority w:val="34"/>
    <w:qFormat w:val="1"/>
    <w:pPr>
      <w:ind w:left="720"/>
      <w:contextualSpacing w:val="1"/>
    </w:pPr>
  </w:style>
  <w:style w:type="table" w:styleId="000066">
    <w:name w:val="Medium Shading 2 Accent 3"/>
    <w:basedOn w:val="00002e"/>
    <w:uiPriority w:val="64"/>
    <w:qFormat w:val="1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65">
    <w:name w:val="Medium Shading 2 Accent 2"/>
    <w:basedOn w:val="00002e"/>
    <w:uiPriority w:val="64"/>
    <w:qFormat w:val="1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shd w:val="clear" w:color="auto" w:fill="D7D7D7" w:themeFill="background1" w:themeFillShade="D8"/>
      </w:tcPr>
    </w:tblStylePr>
  </w:style>
  <w:style w:type="table" w:styleId="00004d">
    <w:name w:val="Light Shading Accent 6"/>
    <w:basedOn w:val="00002e"/>
    <w:uiPriority w:val="60"/>
    <w:qFormat w:val="1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00008d">
    <w:name w:val="Dark List"/>
    <w:basedOn w:val="00002e"/>
    <w:uiPriority w:val="70"/>
    <w:qFormat w:val="1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</w:style>
  <w:style w:type="character" w:styleId="0000b4" w:customStyle="1">
    <w:name w:val="Intense Reference"/>
    <w:basedOn w:val="00002d"/>
    <w:uiPriority w:val="32"/>
    <w:qFormat w:val="1"/>
    <w:rPr>
      <w:b w:val="1"/>
      <w:bCs w:val="1"/>
      <w:smallCaps w:val="1"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styleId="0000a9">
    <w:name w:val="Strong"/>
    <w:basedOn w:val="00002d"/>
    <w:uiPriority w:val="22"/>
    <w:qFormat w:val="1"/>
    <w:rPr>
      <w:b w:val="1"/>
      <w:bCs w:val="1"/>
    </w:rPr>
  </w:style>
  <w:style w:type="table" w:styleId="0000a0">
    <w:name w:val="Colorful List Accent 5"/>
    <w:basedOn w:val="00002e"/>
    <w:uiPriority w:val="72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DAEEF3" w:themeFill="accent5" w:themeFillTint="33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 w:val="1"/>
        <w:bCs w:val="1"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05d">
    <w:name w:val="Medium Shading 1 Accent 1"/>
    <w:basedOn w:val="00002e"/>
    <w:uiPriority w:val="63"/>
    <w:qFormat w:val="1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</w:style>
  <w:style w:type="table" w:styleId="000094">
    <w:name w:val="Colorful Shading"/>
    <w:basedOn w:val="00002e"/>
    <w:uiPriority w:val="71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band1Vert"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band1Horz">
      <w:tblPr/>
      <w:tcPr>
        <w:shd w:val="clear" w:color="auto" w:fill="7F7F7F" w:themeFill="text1" w:themeFillTint="7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paragraph" w:styleId="000044">
    <w:name w:val="Title"/>
    <w:basedOn w:val="00001a"/>
    <w:next w:val="00001a"/>
    <w:link w:val="000045"/>
    <w:uiPriority w:val="10"/>
    <w:qFormat w:val="1"/>
    <w:pPr>
      <w:pBdr>
        <w:bottom w:val="single" w:color="4F81BD" w:themeColor="accent1" w:sz="8" w:space="4"/>
      </w:pBdr>
      <w:spacing w:before="0" w:after="240" w:line="360" w:lineRule="auto"/>
      <w:contextualSpacing w:val="1"/>
    </w:pPr>
    <w:rPr>
      <w:rFonts w:asciiTheme="majorHAnsi" w:hAnsiTheme="majorHAnsi" w:eastAsiaTheme="majorEastAsia" w:cstheme="majorBidi"/>
      <w:b w:val="1"/>
      <w:color w:val="1F3B73"/>
      <w:spacing w:val="5"/>
      <w:kern w:val="28"/>
      <w:sz w:val="44"/>
      <w:szCs w:val="52"/>
    </w:rPr>
  </w:style>
  <w:style w:type="table" w:styleId="000091">
    <w:name w:val="Dark List Accent 4"/>
    <w:basedOn w:val="00002e"/>
    <w:uiPriority w:val="70"/>
    <w:qFormat w:val="1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98">
    <w:name w:val="Colorful Shading Accent 4"/>
    <w:basedOn w:val="00002e"/>
    <w:uiPriority w:val="71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BFB1D0" w:themeFill="accent4" w:themeFillTint="7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</w:style>
  <w:style w:type="table" w:styleId="00005c">
    <w:name w:val="Medium Shading 1"/>
    <w:basedOn w:val="00002e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BFBFBF" w:themeFill="tex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firstCol">
      <w:rPr>
        <w:b w:val="1"/>
        <w:bCs w:val="1"/>
      </w:rPr>
    </w:tblStylePr>
  </w:style>
  <w:style w:type="paragraph" w:styleId="00002f">
    <w:name w:val="macro"/>
    <w:link w:val="000030"/>
    <w:uiPriority w:val="99"/>
    <w:unhideWhenUsed w:val="1"/>
    <w:qFormat w:val="1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table" w:styleId="000074">
    <w:name w:val="Medium List 2 Accent 3"/>
    <w:basedOn w:val="00002e"/>
    <w:uiPriority w:val="66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80">
    <w:name w:val="Medium Grid 2 Accent 1"/>
    <w:basedOn w:val="00002e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7C0DE" w:themeFill="accent1" w:themeFillTint="7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</w:style>
  <w:style w:type="table" w:styleId="00002e" w:default="1">
    <w:name w:val="Normal Table"/>
    <w:uiPriority w:val="99"/>
    <w:semiHidden w:val="1"/>
    <w:unhideWhenUsed w:val="1"/>
    <w:qFormat w:val="1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000069">
    <w:name w:val="Medium Shading 2 Accent 6"/>
    <w:basedOn w:val="00002e"/>
    <w:uiPriority w:val="64"/>
    <w:qFormat w:val="1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7c">
    <w:name w:val="Medium Grid 1 Accent 4"/>
    <w:basedOn w:val="00002e"/>
    <w:uiPriority w:val="67"/>
    <w:qFormat w:val="1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band1Horz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</w:tblStylePr>
  </w:style>
  <w:style w:type="table" w:styleId="00007d">
    <w:name w:val="Medium Grid 1 Accent 5"/>
    <w:basedOn w:val="00002e"/>
    <w:uiPriority w:val="67"/>
    <w:qFormat w:val="1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band1Vert">
      <w:tblPr/>
      <w:tcPr>
        <w:shd w:val="clear" w:color="auto" w:fill="A5D5E2" w:themeFill="accent5" w:themeFillTint="7F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A5D5E2" w:themeFill="accent5" w:themeFillTint="7F"/>
      </w:tcPr>
    </w:tblStylePr>
  </w:style>
  <w:style w:type="paragraph" w:styleId="00003f">
    <w:name w:val="List"/>
    <w:basedOn w:val="00001a"/>
    <w:uiPriority w:val="99"/>
    <w:unhideWhenUsed w:val="1"/>
    <w:qFormat w:val="1"/>
    <w:pPr>
      <w:ind w:left="360" w:hanging="360"/>
      <w:contextualSpacing w:val="1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3" Type="http://schemas.openxmlformats.org/officeDocument/2006/relationships/endnotes" Target="endnotes.xml" /><Relationship Id="rId2" Type="http://schemas.openxmlformats.org/officeDocument/2006/relationships/footnotes" Target="footnote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8" Type="http://schemas.openxmlformats.org/officeDocument/2006/relationships/image" Target="media/image2.png" /><Relationship Id="rId7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2026-09-10T17:22:34Z</dcterms:created>
  <dcterms:modified xsi:type="dcterms:W3CDTF">2026-09-10T17:22:34Z</dcterms:modified>
</cp:coreProperties>
</file>